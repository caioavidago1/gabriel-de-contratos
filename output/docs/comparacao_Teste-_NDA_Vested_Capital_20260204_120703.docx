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B2E2" w14:textId="77777777" w:rsidR="00032320" w:rsidRDefault="00EE3FB3">
      <w:r>
        <w:rPr>
          <w:b/>
        </w:rPr>
        <w:t>[CLÁUSULA 001]</w:t>
      </w:r>
    </w:p>
    <w:p w14:paraId="3B0237D5" w14:textId="77777777" w:rsidR="00032320" w:rsidRDefault="00EE3FB3">
      <w:r>
        <w:t>Cláusula 1 -</w:t>
      </w:r>
    </w:p>
    <w:p w14:paraId="5F24B4E7" w14:textId="1488E4F2" w:rsidR="00032320" w:rsidRDefault="00EE3FB3">
      <w:r>
        <w:t>Exclusão da Definição de Informação Confidencial.</w:t>
      </w:r>
      <w:r>
        <w:br/>
      </w:r>
      <w:del w:id="0" w:author="Comparação" w:date="2026-02-04T12:07:00Z" w16du:dateUtc="2026-02-04T15:07:00Z">
        <w:r>
          <w:delText xml:space="preserve"> </w:delText>
        </w:r>
      </w:del>
      <w:ins w:id="1" w:author="Comparação" w:date="2026-02-04T12:07:00Z" w16du:dateUtc="2026-02-04T15:07:00Z">
        <w:r>
          <w:br/>
        </w:r>
      </w:ins>
      <w:r>
        <w:t xml:space="preserve">Para os fins deste Acordo, não será considerada Informação Confidencial aquela que: </w:t>
      </w:r>
      <w:r>
        <w:br/>
      </w:r>
      <w:r>
        <w:t xml:space="preserve">(i) for de conhecimento público ou se tornar de conhecimento público sem culpa da Parte Receptora; </w:t>
      </w:r>
      <w:r>
        <w:br/>
        <w:t xml:space="preserve">(ii) for comprovadamente de conhecimento da Parte Receptora antes de ter sido compartilhada pela Parte Reveladora ou seus respectivos assessores e representantes; </w:t>
      </w:r>
      <w:del w:id="2" w:author="Comparação" w:date="2026-02-04T12:07:00Z" w16du:dateUtc="2026-02-04T15:07:00Z">
        <w:r>
          <w:delText>e</w:delText>
        </w:r>
      </w:del>
      <w:r>
        <w:br/>
        <w:t>(iii) for divulgada à Parte Receptora por terceiros que não guardem qualquer relação com a Transação e, simultaneamente, não estejam sujeitos à qualquer obrigação de confidencialidade nos termos deste contrato</w:t>
      </w:r>
      <w:ins w:id="3" w:author="Comparação" w:date="2026-02-04T12:07:00Z" w16du:dateUtc="2026-02-04T15:07:00Z">
        <w:r>
          <w:t>; e</w:t>
        </w:r>
        <w:r>
          <w:br/>
          <w:t>(iv) for exigida por CVM, autoridade regulatória ou ordem judicial</w:t>
        </w:r>
      </w:ins>
      <w:r>
        <w:t>.</w:t>
      </w:r>
    </w:p>
    <w:p w14:paraId="1E3CE98C" w14:textId="77777777" w:rsidR="00032320" w:rsidRDefault="00EE3FB3">
      <w:r>
        <w:rPr>
          <w:i/>
        </w:rPr>
        <w:t>--- Fim da Cláusula 1 ---</w:t>
      </w:r>
    </w:p>
    <w:p w14:paraId="21D85B5B" w14:textId="77777777" w:rsidR="00032320" w:rsidRDefault="00032320"/>
    <w:p w14:paraId="04356E15" w14:textId="77777777" w:rsidR="00032320" w:rsidRDefault="00EE3FB3">
      <w:r>
        <w:rPr>
          <w:b/>
        </w:rPr>
        <w:t>[CLÁUSULA 002]</w:t>
      </w:r>
    </w:p>
    <w:p w14:paraId="10CCBBB4" w14:textId="77777777" w:rsidR="00032320" w:rsidRDefault="00EE3FB3">
      <w:r>
        <w:t>Cláusula 2 -</w:t>
      </w:r>
    </w:p>
    <w:p w14:paraId="194991FB" w14:textId="7849B94E" w:rsidR="00032320" w:rsidRDefault="00EE3FB3">
      <w:ins w:id="4" w:author="Comparação" w:date="2026-02-04T12:07:00Z" w16du:dateUtc="2026-02-04T15:07:00Z">
        <w:r>
          <w:t>Tratamento de dados.</w:t>
        </w:r>
        <w:r>
          <w:br/>
        </w:r>
        <w:r>
          <w:br/>
        </w:r>
      </w:ins>
      <w:r>
        <w:t xml:space="preserve">Tratamento de dados. </w:t>
      </w:r>
      <w:r>
        <w:br/>
        <w:t xml:space="preserve">Para fins do que consta nesta cláusula e seguintes, </w:t>
      </w:r>
      <w:del w:id="5" w:author="Comparação" w:date="2026-02-04T12:07:00Z" w16du:dateUtc="2026-02-04T15:07:00Z">
        <w:r>
          <w:delText>“</w:delText>
        </w:r>
      </w:del>
      <w:ins w:id="6" w:author="Comparação" w:date="2026-02-04T12:07:00Z" w16du:dateUtc="2026-02-04T15:07:00Z">
        <w:r>
          <w:t>"</w:t>
        </w:r>
      </w:ins>
      <w:r>
        <w:t>Dados Pessoais</w:t>
      </w:r>
      <w:del w:id="7" w:author="Comparação" w:date="2026-02-04T12:07:00Z" w16du:dateUtc="2026-02-04T15:07:00Z">
        <w:r>
          <w:delText>”</w:delText>
        </w:r>
      </w:del>
      <w:ins w:id="8" w:author="Comparação" w:date="2026-02-04T12:07:00Z" w16du:dateUtc="2026-02-04T15:07:00Z">
        <w:r>
          <w:t>"</w:t>
        </w:r>
      </w:ins>
      <w:r>
        <w:t xml:space="preserve"> se refere a qualquer informação relacionada </w:t>
      </w:r>
      <w:del w:id="9" w:author="Comparação" w:date="2026-02-04T12:07:00Z" w16du:dateUtc="2026-02-04T15:07:00Z">
        <w:r>
          <w:delText>aos</w:delText>
        </w:r>
      </w:del>
      <w:ins w:id="10" w:author="Comparação" w:date="2026-02-04T12:07:00Z" w16du:dateUtc="2026-02-04T15:07:00Z">
        <w:r>
          <w:t>a pessoa natural identificada ou identificável, incluindo, mas não se limitando a,</w:t>
        </w:r>
      </w:ins>
      <w:r>
        <w:t xml:space="preserve"> representantes legais</w:t>
      </w:r>
      <w:del w:id="11" w:author="Comparação" w:date="2026-02-04T12:07:00Z" w16du:dateUtc="2026-02-04T15:07:00Z">
        <w:r>
          <w:delText xml:space="preserve"> da </w:delText>
        </w:r>
      </w:del>
      <w:ins w:id="12" w:author="Comparação" w:date="2026-02-04T12:07:00Z" w16du:dateUtc="2026-02-04T15:07:00Z">
        <w:r>
          <w:t xml:space="preserve">, empregados, assessores, consultores e demais terceiros vinculados à </w:t>
        </w:r>
      </w:ins>
      <w:r>
        <w:t>Parte Reveladora</w:t>
      </w:r>
      <w:del w:id="13" w:author="Comparação" w:date="2026-02-04T12:07:00Z" w16du:dateUtc="2026-02-04T15:07:00Z">
        <w:r>
          <w:delText>.</w:delText>
        </w:r>
      </w:del>
      <w:ins w:id="14" w:author="Comparação" w:date="2026-02-04T12:07:00Z" w16du:dateUtc="2026-02-04T15:07:00Z">
        <w:r>
          <w:t xml:space="preserve"> ou à Parte Receptora.</w:t>
        </w:r>
        <w:r>
          <w:br/>
        </w:r>
      </w:ins>
      <w:r>
        <w:br/>
        <w:t xml:space="preserve">Nos termos da Lei 13.709/2018 </w:t>
      </w:r>
      <w:del w:id="15" w:author="Comparação" w:date="2026-02-04T12:07:00Z" w16du:dateUtc="2026-02-04T15:07:00Z">
        <w:r>
          <w:delText>(“</w:delText>
        </w:r>
      </w:del>
      <w:ins w:id="16" w:author="Comparação" w:date="2026-02-04T12:07:00Z" w16du:dateUtc="2026-02-04T15:07:00Z">
        <w:r>
          <w:t>("</w:t>
        </w:r>
      </w:ins>
      <w:r>
        <w:t xml:space="preserve">Lei Geral de Proteção de </w:t>
      </w:r>
      <w:del w:id="17" w:author="Comparação" w:date="2026-02-04T12:07:00Z" w16du:dateUtc="2026-02-04T15:07:00Z">
        <w:r>
          <w:delText>Dado”),</w:delText>
        </w:r>
      </w:del>
      <w:ins w:id="18" w:author="Comparação" w:date="2026-02-04T12:07:00Z" w16du:dateUtc="2026-02-04T15:07:00Z">
        <w:r>
          <w:t>Dados"),</w:t>
        </w:r>
      </w:ins>
      <w:r>
        <w:t xml:space="preserve"> a Parte Receptora, bem como seus </w:t>
      </w:r>
      <w:del w:id="19" w:author="Comparação" w:date="2026-02-04T12:07:00Z" w16du:dateUtc="2026-02-04T15:07:00Z">
        <w:r>
          <w:delText>representes</w:delText>
        </w:r>
      </w:del>
      <w:ins w:id="20" w:author="Comparação" w:date="2026-02-04T12:07:00Z" w16du:dateUtc="2026-02-04T15:07:00Z">
        <w:r>
          <w:t>representantes</w:t>
        </w:r>
      </w:ins>
      <w:r>
        <w:t xml:space="preserve"> legais</w:t>
      </w:r>
      <w:ins w:id="21" w:author="Comparação" w:date="2026-02-04T12:07:00Z" w16du:dateUtc="2026-02-04T15:07:00Z">
        <w:r>
          <w:t>,</w:t>
        </w:r>
      </w:ins>
      <w:r>
        <w:t xml:space="preserve"> reconhecem </w:t>
      </w:r>
      <w:del w:id="22" w:author="Comparação" w:date="2026-02-04T12:07:00Z" w16du:dateUtc="2026-02-04T15:07:00Z">
        <w:r>
          <w:delText>deverá</w:delText>
        </w:r>
      </w:del>
      <w:ins w:id="23" w:author="Comparação" w:date="2026-02-04T12:07:00Z" w16du:dateUtc="2026-02-04T15:07:00Z">
        <w:r>
          <w:t>que deverão</w:t>
        </w:r>
      </w:ins>
      <w:r>
        <w:t xml:space="preserve"> realizar o tratamento de Dados Pessoais (conforme </w:t>
      </w:r>
      <w:del w:id="24" w:author="Comparação" w:date="2026-02-04T12:07:00Z" w16du:dateUtc="2026-02-04T15:07:00Z">
        <w:r>
          <w:delText>abaixo</w:delText>
        </w:r>
      </w:del>
      <w:ins w:id="25" w:author="Comparação" w:date="2026-02-04T12:07:00Z" w16du:dateUtc="2026-02-04T15:07:00Z">
        <w:r>
          <w:t>acima</w:t>
        </w:r>
      </w:ins>
      <w:r>
        <w:t xml:space="preserve"> definido) com finalidades </w:t>
      </w:r>
      <w:del w:id="26" w:author="Comparação" w:date="2026-02-04T12:07:00Z" w16du:dateUtc="2026-02-04T15:07:00Z">
        <w:r>
          <w:delText>especificas</w:delText>
        </w:r>
      </w:del>
      <w:ins w:id="27" w:author="Comparação" w:date="2026-02-04T12:07:00Z" w16du:dateUtc="2026-02-04T15:07:00Z">
        <w:r>
          <w:t>específicas</w:t>
        </w:r>
      </w:ins>
      <w:r>
        <w:t xml:space="preserve"> e de acordo com as bases legais previstas na respectiva Lei Geral de Proteção de Dados, </w:t>
      </w:r>
      <w:del w:id="28" w:author="Comparação" w:date="2026-02-04T12:07:00Z" w16du:dateUtc="2026-02-04T15:07:00Z">
        <w:r>
          <w:delText>como por exemplo: para o</w:delText>
        </w:r>
      </w:del>
      <w:ins w:id="29" w:author="Comparação" w:date="2026-02-04T12:07:00Z" w16du:dateUtc="2026-02-04T15:07:00Z">
        <w:r>
          <w:t>incluindo: (i) execução de contrato ou de procedimentos preliminares relacionados a contrato do qual seja parte o titular; (ii)</w:t>
        </w:r>
      </w:ins>
      <w:r>
        <w:t xml:space="preserve"> exercício regular de direitos </w:t>
      </w:r>
      <w:del w:id="30" w:author="Comparação" w:date="2026-02-04T12:07:00Z" w16du:dateUtc="2026-02-04T15:07:00Z">
        <w:r>
          <w:delText>e para a</w:delText>
        </w:r>
      </w:del>
      <w:ins w:id="31" w:author="Comparação" w:date="2026-02-04T12:07:00Z" w16du:dateUtc="2026-02-04T15:07:00Z">
        <w:r>
          <w:t>em processo judicial, administrativo ou arbitral; (iii)</w:t>
        </w:r>
      </w:ins>
      <w:r>
        <w:t xml:space="preserve"> proteção do crédito</w:t>
      </w:r>
      <w:del w:id="32" w:author="Comparação" w:date="2026-02-04T12:07:00Z" w16du:dateUtc="2026-02-04T15:07:00Z">
        <w:r>
          <w:delText xml:space="preserve">, bem como, para a execução dos contratos firmados entre as Partes, sem que necessário, para o </w:delText>
        </w:r>
      </w:del>
      <w:ins w:id="33" w:author="Comparação" w:date="2026-02-04T12:07:00Z" w16du:dateUtc="2026-02-04T15:07:00Z">
        <w:r>
          <w:t xml:space="preserve">; (iv) </w:t>
        </w:r>
      </w:ins>
      <w:r>
        <w:t xml:space="preserve">cumprimento </w:t>
      </w:r>
      <w:del w:id="34" w:author="Comparação" w:date="2026-02-04T12:07:00Z" w16du:dateUtc="2026-02-04T15:07:00Z">
        <w:r>
          <w:delText>das obrigações legais</w:delText>
        </w:r>
      </w:del>
      <w:ins w:id="35" w:author="Comparação" w:date="2026-02-04T12:07:00Z" w16du:dateUtc="2026-02-04T15:07:00Z">
        <w:r>
          <w:t>de obrigação legal ou regulatória;</w:t>
        </w:r>
      </w:ins>
      <w:r>
        <w:t xml:space="preserve"> e </w:t>
      </w:r>
      <w:del w:id="36" w:author="Comparação" w:date="2026-02-04T12:07:00Z" w16du:dateUtc="2026-02-04T15:07:00Z">
        <w:r>
          <w:delText xml:space="preserve">regulatórias ou, para qualquer outra finalidade, desde que o </w:delText>
        </w:r>
      </w:del>
      <w:ins w:id="37" w:author="Comparação" w:date="2026-02-04T12:07:00Z" w16du:dateUtc="2026-02-04T15:07:00Z">
        <w:r>
          <w:t xml:space="preserve">(v) quando aplicável e mediante </w:t>
        </w:r>
      </w:ins>
      <w:r>
        <w:t xml:space="preserve">consentimento </w:t>
      </w:r>
      <w:del w:id="38" w:author="Comparação" w:date="2026-02-04T12:07:00Z" w16du:dateUtc="2026-02-04T15:07:00Z">
        <w:r>
          <w:delText xml:space="preserve">do titular seja coletado, o tratamento estará condicionado à manifestação </w:delText>
        </w:r>
      </w:del>
      <w:r>
        <w:t xml:space="preserve">livre, </w:t>
      </w:r>
      <w:del w:id="39" w:author="Comparação" w:date="2026-02-04T12:07:00Z" w16du:dateUtc="2026-02-04T15:07:00Z">
        <w:r>
          <w:delText>informada</w:delText>
        </w:r>
      </w:del>
      <w:ins w:id="40" w:author="Comparação" w:date="2026-02-04T12:07:00Z" w16du:dateUtc="2026-02-04T15:07:00Z">
        <w:r>
          <w:t>informado</w:t>
        </w:r>
      </w:ins>
      <w:r>
        <w:t xml:space="preserve"> e </w:t>
      </w:r>
      <w:del w:id="41" w:author="Comparação" w:date="2026-02-04T12:07:00Z" w16du:dateUtc="2026-02-04T15:07:00Z">
        <w:r>
          <w:delText>inequívoca</w:delText>
        </w:r>
      </w:del>
      <w:ins w:id="42" w:author="Comparação" w:date="2026-02-04T12:07:00Z" w16du:dateUtc="2026-02-04T15:07:00Z">
        <w:r>
          <w:t>inequívoco</w:t>
        </w:r>
      </w:ins>
      <w:r>
        <w:t xml:space="preserve"> do titular</w:t>
      </w:r>
      <w:del w:id="43" w:author="Comparação" w:date="2026-02-04T12:07:00Z" w16du:dateUtc="2026-02-04T15:07:00Z">
        <w:r>
          <w:delText xml:space="preserve">. </w:delText>
        </w:r>
        <w:r>
          <w:br/>
          <w:delText xml:space="preserve">- Cláusula violada: Tratamento de </w:delText>
        </w:r>
      </w:del>
      <w:ins w:id="44" w:author="Comparação" w:date="2026-02-04T12:07:00Z" w16du:dateUtc="2026-02-04T15:07:00Z">
        <w:r>
          <w:t xml:space="preserve"> para finalidades específicas.</w:t>
        </w:r>
        <w:r>
          <w:br/>
        </w:r>
        <w:r>
          <w:br/>
        </w:r>
        <w:r>
          <w:lastRenderedPageBreak/>
          <w:t xml:space="preserve">Os </w:t>
        </w:r>
      </w:ins>
      <w:r>
        <w:t xml:space="preserve">Dados Pessoais </w:t>
      </w:r>
      <w:del w:id="45" w:author="Comparação" w:date="2026-02-04T12:07:00Z" w16du:dateUtc="2026-02-04T15:07:00Z">
        <w:r>
          <w:delText>(escopo e faltas de clarificações operacionais)</w:delText>
        </w:r>
        <w:r>
          <w:br/>
          <w:delText xml:space="preserve">- Localização: cláusulas 6.1 a 6.6 (Tratamento de Dados / </w:delText>
        </w:r>
      </w:del>
      <w:ins w:id="46" w:author="Comparação" w:date="2026-02-04T12:07:00Z" w16du:dateUtc="2026-02-04T15:07:00Z">
        <w:r>
          <w:t xml:space="preserve">serão retidos pela Parte Receptora pelo prazo de vigência deste Acordo e por período adicional de até 24 (vinte e quatro) meses após seu término, ou pelo prazo legal aplicável, o que for maior. Após o decurso deste prazo, a Parte Receptora deverá proceder à anonimização irreversível ou eliminação segura dos </w:t>
        </w:r>
      </w:ins>
      <w:r>
        <w:t>Dados Pessoais</w:t>
      </w:r>
      <w:del w:id="47" w:author="Comparação" w:date="2026-02-04T12:07:00Z" w16du:dateUtc="2026-02-04T15:07:00Z">
        <w:r>
          <w:delText>)</w:delText>
        </w:r>
        <w:r>
          <w:br/>
          <w:delText>- Motivo:</w:delText>
        </w:r>
        <w:r>
          <w:br/>
          <w:delText xml:space="preserve">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delText>
        </w:r>
        <w:r>
          <w:br/>
          <w:delText xml:space="preserve"> 2. O tratamento de dados não especifica claramente prazos</w:delText>
        </w:r>
      </w:del>
      <w:ins w:id="48" w:author="Comparação" w:date="2026-02-04T12:07:00Z" w16du:dateUtc="2026-02-04T15:07:00Z">
        <w:r>
          <w:t>, salvo se houver obrigação legal</w:t>
        </w:r>
      </w:ins>
      <w:r>
        <w:t xml:space="preserve"> de retenção</w:t>
      </w:r>
      <w:del w:id="49" w:author="Comparação" w:date="2026-02-04T12:07:00Z" w16du:dateUtc="2026-02-04T15:07:00Z">
        <w:r>
          <w:delText>, bases legais / finalidades detalhadas nem mecanismos operacionais de proteção e anonimização/eliminação alinhados à prática de governança de dados preferida pela Spectra.</w:delText>
        </w:r>
        <w:r>
          <w:br/>
          <w:delText xml:space="preserve"> 3. Embora exista previsão de divulgação obrigatória a autoridades (cl. 6.4), o regime de dados carece de exceções e salvaguardas específicas no próprio capítulo de dados, o que aumenta risco de interpretação restritiva ou operacionalmente insuficiente.</w:delText>
        </w:r>
      </w:del>
      <w:ins w:id="50" w:author="Comparação" w:date="2026-02-04T12:07:00Z" w16du:dateUtc="2026-02-04T15:07:00Z">
        <w:r>
          <w:t xml:space="preserve"> por prazo superior.</w:t>
        </w:r>
        <w:r>
          <w:br/>
        </w:r>
      </w:ins>
      <w:r>
        <w:br/>
        <w:t>A Parte Receptora, tanto quanto seus representantes legais</w:t>
      </w:r>
      <w:ins w:id="51" w:author="Comparação" w:date="2026-02-04T12:07:00Z" w16du:dateUtc="2026-02-04T15:07:00Z">
        <w:r>
          <w:t>,</w:t>
        </w:r>
      </w:ins>
      <w:r>
        <w:t xml:space="preserve"> estão cientes de</w:t>
      </w:r>
      <w:ins w:id="52" w:author="Comparação" w:date="2026-02-04T12:07:00Z" w16du:dateUtc="2026-02-04T15:07:00Z">
        <w:r>
          <w:t xml:space="preserve"> que</w:t>
        </w:r>
      </w:ins>
      <w:r>
        <w:t xml:space="preserve">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</w:t>
      </w:r>
      <w:ins w:id="53" w:author="Comparação" w:date="2026-02-04T12:07:00Z" w16du:dateUtc="2026-02-04T15:07:00Z">
        <w:r>
          <w:t xml:space="preserve"> </w:t>
        </w:r>
      </w:ins>
      <w:r>
        <w:t xml:space="preserve">analisar risco de crédito; (c) proporcionar maior segurança e prevenir fraudes; (d) </w:t>
      </w:r>
      <w:del w:id="54" w:author="Comparação" w:date="2026-02-04T12:07:00Z" w16du:dateUtc="2026-02-04T15:07:00Z">
        <w:r>
          <w:delText>empecer</w:delText>
        </w:r>
      </w:del>
      <w:ins w:id="55" w:author="Comparação" w:date="2026-02-04T12:07:00Z" w16du:dateUtc="2026-02-04T15:07:00Z">
        <w:r>
          <w:t>impedir</w:t>
        </w:r>
      </w:ins>
      <w:r>
        <w:t xml:space="preserve">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</w:t>
      </w:r>
      <w:del w:id="56" w:author="Comparação" w:date="2026-02-04T12:07:00Z" w16du:dateUtc="2026-02-04T15:07:00Z">
        <w:r>
          <w:delText>legitimas</w:delText>
        </w:r>
      </w:del>
      <w:ins w:id="57" w:author="Comparação" w:date="2026-02-04T12:07:00Z" w16du:dateUtc="2026-02-04T15:07:00Z">
        <w:r>
          <w:t>legítimas</w:t>
        </w:r>
      </w:ins>
      <w:r>
        <w:t>, como prestação de serviços em benefício da Parte Reveladora e/ou de seus representantes legais, sempre com a estrita observância à Lei Geral de Proteção de Dados</w:t>
      </w:r>
      <w:del w:id="58" w:author="Comparação" w:date="2026-02-04T12:07:00Z" w16du:dateUtc="2026-02-04T15:07:00Z">
        <w:r>
          <w:delText>,.</w:delText>
        </w:r>
      </w:del>
      <w:ins w:id="59" w:author="Comparação" w:date="2026-02-04T12:07:00Z" w16du:dateUtc="2026-02-04T15:07:00Z">
        <w:r>
          <w:t>.</w:t>
        </w:r>
      </w:ins>
    </w:p>
    <w:sectPr w:rsidR="000323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725289">
    <w:abstractNumId w:val="8"/>
  </w:num>
  <w:num w:numId="2" w16cid:durableId="1711372741">
    <w:abstractNumId w:val="6"/>
  </w:num>
  <w:num w:numId="3" w16cid:durableId="1082333214">
    <w:abstractNumId w:val="5"/>
  </w:num>
  <w:num w:numId="4" w16cid:durableId="1408966217">
    <w:abstractNumId w:val="4"/>
  </w:num>
  <w:num w:numId="5" w16cid:durableId="190606649">
    <w:abstractNumId w:val="7"/>
  </w:num>
  <w:num w:numId="6" w16cid:durableId="1416895770">
    <w:abstractNumId w:val="3"/>
  </w:num>
  <w:num w:numId="7" w16cid:durableId="1747025356">
    <w:abstractNumId w:val="2"/>
  </w:num>
  <w:num w:numId="8" w16cid:durableId="1192257971">
    <w:abstractNumId w:val="1"/>
  </w:num>
  <w:num w:numId="9" w16cid:durableId="39377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320"/>
    <w:rsid w:val="00034616"/>
    <w:rsid w:val="0006063C"/>
    <w:rsid w:val="0015074B"/>
    <w:rsid w:val="0029639D"/>
    <w:rsid w:val="002F6A1F"/>
    <w:rsid w:val="00326F90"/>
    <w:rsid w:val="004027CD"/>
    <w:rsid w:val="00AA1D8D"/>
    <w:rsid w:val="00B47730"/>
    <w:rsid w:val="00CB0664"/>
    <w:rsid w:val="00D47BA2"/>
    <w:rsid w:val="00DF62AF"/>
    <w:rsid w:val="00EE3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55F23D0-8674-48D9-8C67-AF715E17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EE3F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3813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Costa | Spectra Investimentos</cp:lastModifiedBy>
  <cp:revision>1</cp:revision>
  <dcterms:created xsi:type="dcterms:W3CDTF">2013-12-23T23:15:00Z</dcterms:created>
  <dcterms:modified xsi:type="dcterms:W3CDTF">2026-02-04T15:07:00Z</dcterms:modified>
  <cp:category/>
</cp:coreProperties>
</file>