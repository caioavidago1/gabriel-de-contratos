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BB26" w14:textId="77777777" w:rsidR="00212E27" w:rsidRDefault="008A56AA">
      <w:r>
        <w:rPr>
          <w:b/>
        </w:rPr>
        <w:t>[CLÁUSULA 001]</w:t>
      </w:r>
    </w:p>
    <w:p w14:paraId="27A376C0" w14:textId="77777777" w:rsidR="00212E27" w:rsidRDefault="008A56AA">
      <w:r>
        <w:t>Cláusula 1 -</w:t>
      </w:r>
    </w:p>
    <w:p w14:paraId="450F6457" w14:textId="428B0789" w:rsidR="00212E27" w:rsidRDefault="008A56AA">
      <w:ins w:id="0" w:author="Comparação" w:date="2026-02-02T17:19:00Z" w16du:dateUtc="2026-02-02T20:19:00Z">
        <w:r>
          <w:t>Exclusão da Definição de Informação Confidencial.</w:t>
        </w:r>
        <w:r>
          <w:br/>
        </w:r>
        <w:r>
          <w:br/>
        </w:r>
      </w:ins>
      <w:r>
        <w:t>Exclusão da Definição de Informação Confidencial.</w:t>
      </w:r>
      <w:r>
        <w:br/>
      </w:r>
      <w:r>
        <w:t xml:space="preserve"> Para os fins deste Acordo, não será considerada Informação Confidencial aquela que: </w:t>
      </w:r>
      <w:r>
        <w:br/>
        <w:t xml:space="preserve">(i) for de conhecimento público ou se tornar de conhecimento público sem culpa da Parte Receptora; </w:t>
      </w:r>
      <w:r>
        <w:br/>
        <w:t xml:space="preserve">(ii) for comprovadamente de conhecimento da Parte Receptora antes de ter sido compartilhada pela Parte Reveladora ou seus respectivos assessores e representantes; </w:t>
      </w:r>
      <w:del w:id="1" w:author="Comparação" w:date="2026-02-02T17:19:00Z" w16du:dateUtc="2026-02-02T20:19:00Z">
        <w:r>
          <w:delText>e</w:delText>
        </w:r>
      </w:del>
      <w:r>
        <w:br/>
        <w:t>(iii) for divulgada à Parte Receptora por terceiros que não guardem qualquer relação com a Transação e, simultaneamente, não estejam sujeitos à qualquer obrigação de confidencialidade nos termos deste contrato</w:t>
      </w:r>
      <w:ins w:id="2" w:author="Comparação" w:date="2026-02-02T17:19:00Z" w16du:dateUtc="2026-02-02T20:19:00Z">
        <w:r>
          <w:t>; e</w:t>
        </w:r>
        <w:r>
          <w:br/>
          <w:t>(v) informações desenvolvidas independentemente pela Parte sem acesso ou uso das Informações Confidenciais fornecidas</w:t>
        </w:r>
      </w:ins>
      <w:r>
        <w:t>.</w:t>
      </w:r>
    </w:p>
    <w:p w14:paraId="7A89271B" w14:textId="77777777" w:rsidR="00212E27" w:rsidRDefault="008A56AA">
      <w:r>
        <w:rPr>
          <w:i/>
        </w:rPr>
        <w:t>--- Fim da Cláusula 1 ---</w:t>
      </w:r>
    </w:p>
    <w:p w14:paraId="7AAE3E47" w14:textId="77777777" w:rsidR="00212E27" w:rsidRDefault="00212E27"/>
    <w:p w14:paraId="09981339" w14:textId="77777777" w:rsidR="00212E27" w:rsidRDefault="008A56AA">
      <w:r>
        <w:rPr>
          <w:b/>
        </w:rPr>
        <w:t>[CLÁUSULA 002]</w:t>
      </w:r>
    </w:p>
    <w:p w14:paraId="2A2614B3" w14:textId="77777777" w:rsidR="00212E27" w:rsidRDefault="008A56AA">
      <w:r>
        <w:t>Cláusula 2 -</w:t>
      </w:r>
    </w:p>
    <w:p w14:paraId="11F4EA33" w14:textId="049F69A3" w:rsidR="00212E27" w:rsidRDefault="008A56AA">
      <w:ins w:id="3" w:author="Comparação" w:date="2026-02-02T17:19:00Z" w16du:dateUtc="2026-02-02T20:19:00Z">
        <w:r>
          <w:t>Informações Confidenciais.</w:t>
        </w:r>
        <w:r>
          <w:br/>
        </w:r>
        <w:r>
          <w:br/>
        </w:r>
      </w:ins>
      <w:r>
        <w:t>Informações Confidenciais.</w:t>
      </w:r>
      <w:r>
        <w:br/>
        <w:t xml:space="preserve"> Serão consideradas confidenciais as seguintes informações (“Informação(ões) Confidencial(is)”):</w:t>
      </w:r>
      <w:r>
        <w:br/>
        <w:t>(i) a existência de entendimentos entre as Partes com relação à eventual Transação;</w:t>
      </w:r>
      <w:r>
        <w:br/>
        <w:t>(ii) todos os termos e condições negociados pelas Partes no contexto de uma eventual Transação;</w:t>
      </w:r>
      <w:r>
        <w:br/>
        <w:t>(iii) toda e qualquer informação relativa as partes e seus negócios, inclusive informações sobre sociedades, fundos ou sociedades investidas de fundos em que a parte participe na qualidade de sócia, acionista</w:t>
      </w:r>
      <w:r>
        <w:t xml:space="preserve"> ou gestora, que venham a ser disponibilizadas uma para a outra </w:t>
      </w:r>
      <w:del w:id="4" w:author="Comparação" w:date="2026-02-02T17:19:00Z" w16du:dateUtc="2026-02-02T20:19:00Z">
        <w:r>
          <w:delText>e seus familiares, por qualquer assessor ou representante de cada parte</w:delText>
        </w:r>
      </w:del>
      <w:ins w:id="5" w:author="Comparação" w:date="2026-02-02T17:19:00Z" w16du:dateUtc="2026-02-02T20:19:00Z">
        <w:r>
          <w:t>por seus Representantes</w:t>
        </w:r>
      </w:ins>
      <w:r>
        <w:t>, tais como, entre outras, informações de natureza comercial, técnica, jurídica, financeira, operacional, ambiental, administrativa, mercadológica e econômica;</w:t>
      </w:r>
      <w:r>
        <w:br/>
        <w:t xml:space="preserve">(v) todo e qualquer material que venha a ser produzido pelas partes ou qualquer de seus </w:t>
      </w:r>
      <w:del w:id="6" w:author="Comparação" w:date="2026-02-02T17:19:00Z" w16du:dateUtc="2026-02-02T20:19:00Z">
        <w:r>
          <w:delText>representantes</w:delText>
        </w:r>
      </w:del>
      <w:ins w:id="7" w:author="Comparação" w:date="2026-02-02T17:19:00Z" w16du:dateUtc="2026-02-02T20:19:00Z">
        <w:r>
          <w:t>Representantes</w:t>
        </w:r>
      </w:ins>
      <w:r>
        <w:t xml:space="preserve"> com base em Informação Confidencial ou mediante a utilização de Informação Confidencial.</w:t>
      </w:r>
      <w:ins w:id="8" w:author="Comparação" w:date="2026-02-02T17:19:00Z" w16du:dateUtc="2026-02-02T20:19:00Z">
        <w:r>
          <w:br/>
        </w:r>
        <w:r>
          <w:br/>
          <w:t xml:space="preserve">Para fins deste Acordo, "Representantes" significam exclusivamente conselheiros, diretores </w:t>
        </w:r>
        <w:r>
          <w:lastRenderedPageBreak/>
          <w:t>e empregados DIRETAMENTE envolvidos na avaliação desta oportunidade específica e que tenham necessidade efetiva de conhecimento das Informações Confidenciais.</w:t>
        </w:r>
      </w:ins>
    </w:p>
    <w:p w14:paraId="7BC971D4" w14:textId="77777777" w:rsidR="00212E27" w:rsidRDefault="008A56AA">
      <w:r>
        <w:rPr>
          <w:i/>
        </w:rPr>
        <w:t>--- Fim da Cláusula 2 ---</w:t>
      </w:r>
    </w:p>
    <w:p w14:paraId="7A20C0E8" w14:textId="77777777" w:rsidR="00212E27" w:rsidRDefault="00212E27"/>
    <w:p w14:paraId="55957DE4" w14:textId="77777777" w:rsidR="00212E27" w:rsidRDefault="008A56AA">
      <w:r>
        <w:rPr>
          <w:b/>
        </w:rPr>
        <w:t>[CLÁUSULA 003]</w:t>
      </w:r>
    </w:p>
    <w:p w14:paraId="630B662C" w14:textId="77777777" w:rsidR="00212E27" w:rsidRDefault="008A56AA">
      <w:r>
        <w:t>Cláusula 3 -</w:t>
      </w:r>
    </w:p>
    <w:p w14:paraId="475B97BA" w14:textId="1CB0C244" w:rsidR="00212E27" w:rsidRDefault="008A56AA">
      <w:r>
        <w:t>Tratamento de dados.</w:t>
      </w:r>
      <w:del w:id="9" w:author="Comparação" w:date="2026-02-02T17:19:00Z" w16du:dateUtc="2026-02-02T20:19:00Z">
        <w:r>
          <w:delText xml:space="preserve"> </w:delText>
        </w:r>
      </w:del>
      <w:ins w:id="10" w:author="Comparação" w:date="2026-02-02T17:19:00Z" w16du:dateUtc="2026-02-02T20:19:00Z">
        <w:r>
          <w:br/>
        </w:r>
      </w:ins>
      <w:r>
        <w:br/>
        <w:t>Para fins do que consta nesta cláusula e seguintes, “Dados Pessoais” se refere a qualquer informação relacionada aos representantes</w:t>
      </w:r>
      <w:del w:id="11" w:author="Comparação" w:date="2026-02-02T17:19:00Z" w16du:dateUtc="2026-02-02T20:19:00Z">
        <w:r>
          <w:delText xml:space="preserve"> legais da </w:delText>
        </w:r>
      </w:del>
      <w:ins w:id="12" w:author="Comparação" w:date="2026-02-02T17:19:00Z" w16du:dateUtc="2026-02-02T20:19:00Z">
        <w:r>
          <w:t xml:space="preserve">, empregados, assessores e demais terceiros vinculados à </w:t>
        </w:r>
      </w:ins>
      <w:r>
        <w:t>Parte Reveladora.</w:t>
      </w:r>
      <w:r>
        <w:br/>
      </w:r>
      <w:ins w:id="13" w:author="Comparação" w:date="2026-02-02T17:19:00Z" w16du:dateUtc="2026-02-02T20:19:00Z">
        <w:r>
          <w:br/>
        </w:r>
      </w:ins>
      <w:r>
        <w:t xml:space="preserve">Nos termos da Lei 13.709/2018 (“Lei Geral de Proteção de </w:t>
      </w:r>
      <w:del w:id="14" w:author="Comparação" w:date="2026-02-02T17:19:00Z" w16du:dateUtc="2026-02-02T20:19:00Z">
        <w:r>
          <w:delText>Dado</w:delText>
        </w:r>
      </w:del>
      <w:ins w:id="15" w:author="Comparação" w:date="2026-02-02T17:19:00Z" w16du:dateUtc="2026-02-02T20:19:00Z">
        <w:r>
          <w:t>Dados</w:t>
        </w:r>
      </w:ins>
      <w:r>
        <w:t xml:space="preserve">”), a Parte Receptora, bem como seus </w:t>
      </w:r>
      <w:del w:id="16" w:author="Comparação" w:date="2026-02-02T17:19:00Z" w16du:dateUtc="2026-02-02T20:19:00Z">
        <w:r>
          <w:delText>representes</w:delText>
        </w:r>
      </w:del>
      <w:ins w:id="17" w:author="Comparação" w:date="2026-02-02T17:19:00Z" w16du:dateUtc="2026-02-02T20:19:00Z">
        <w:r>
          <w:t>representantes</w:t>
        </w:r>
      </w:ins>
      <w:r>
        <w:t xml:space="preserve"> legais</w:t>
      </w:r>
      <w:ins w:id="18" w:author="Comparação" w:date="2026-02-02T17:19:00Z" w16du:dateUtc="2026-02-02T20:19:00Z">
        <w:r>
          <w:t>,</w:t>
        </w:r>
      </w:ins>
      <w:r>
        <w:t xml:space="preserve"> reconhecem </w:t>
      </w:r>
      <w:del w:id="19" w:author="Comparação" w:date="2026-02-02T17:19:00Z" w16du:dateUtc="2026-02-02T20:19:00Z">
        <w:r>
          <w:delText>deverá</w:delText>
        </w:r>
      </w:del>
      <w:ins w:id="20" w:author="Comparação" w:date="2026-02-02T17:19:00Z" w16du:dateUtc="2026-02-02T20:19:00Z">
        <w:r>
          <w:t>que deverão</w:t>
        </w:r>
      </w:ins>
      <w:r>
        <w:t xml:space="preserve"> realizar o tratamento de Dados Pessoais (conforme </w:t>
      </w:r>
      <w:del w:id="21" w:author="Comparação" w:date="2026-02-02T17:19:00Z" w16du:dateUtc="2026-02-02T20:19:00Z">
        <w:r>
          <w:delText>abaixo</w:delText>
        </w:r>
      </w:del>
      <w:ins w:id="22" w:author="Comparação" w:date="2026-02-02T17:19:00Z" w16du:dateUtc="2026-02-02T20:19:00Z">
        <w:r>
          <w:t>acima</w:t>
        </w:r>
      </w:ins>
      <w:r>
        <w:t xml:space="preserve"> definido) com finalidades </w:t>
      </w:r>
      <w:del w:id="23" w:author="Comparação" w:date="2026-02-02T17:19:00Z" w16du:dateUtc="2026-02-02T20:19:00Z">
        <w:r>
          <w:delText>especificas</w:delText>
        </w:r>
      </w:del>
      <w:ins w:id="24" w:author="Comparação" w:date="2026-02-02T17:19:00Z" w16du:dateUtc="2026-02-02T20:19:00Z">
        <w:r>
          <w:t>específicas</w:t>
        </w:r>
      </w:ins>
      <w:r>
        <w:t xml:space="preserve"> e de acordo com as bases legais previstas na </w:t>
      </w:r>
      <w:del w:id="25" w:author="Comparação" w:date="2026-02-02T17:19:00Z" w16du:dateUtc="2026-02-02T20:19:00Z">
        <w:r>
          <w:delText>respectiva</w:delText>
        </w:r>
      </w:del>
      <w:ins w:id="26" w:author="Comparação" w:date="2026-02-02T17:19:00Z" w16du:dateUtc="2026-02-02T20:19:00Z">
        <w:r>
          <w:t>referida</w:t>
        </w:r>
      </w:ins>
      <w:r>
        <w:t xml:space="preserve"> Lei Geral de Proteção de Dados, </w:t>
      </w:r>
      <w:del w:id="27" w:author="Comparação" w:date="2026-02-02T17:19:00Z" w16du:dateUtc="2026-02-02T20:19:00Z">
        <w:r>
          <w:delText>como por exemplo: para o</w:delText>
        </w:r>
      </w:del>
      <w:ins w:id="28" w:author="Comparação" w:date="2026-02-02T17:19:00Z" w16du:dateUtc="2026-02-02T20:19:00Z">
        <w:r>
          <w:t>incluindo, sem limitação: (i) execução de contrato ou de procedimentos preliminares relacionados à Transação; (ii) cumprimento de obrigação legal ou regulatória; (iii)</w:t>
        </w:r>
      </w:ins>
      <w:r>
        <w:t xml:space="preserve"> exercício regular de direitos</w:t>
      </w:r>
      <w:del w:id="29" w:author="Comparação" w:date="2026-02-02T17:19:00Z" w16du:dateUtc="2026-02-02T20:19:00Z">
        <w:r>
          <w:delText xml:space="preserve"> e para a</w:delText>
        </w:r>
      </w:del>
      <w:ins w:id="30" w:author="Comparação" w:date="2026-02-02T17:19:00Z" w16du:dateUtc="2026-02-02T20:19:00Z">
        <w:r>
          <w:t>; (iv)</w:t>
        </w:r>
      </w:ins>
      <w:r>
        <w:t xml:space="preserve"> proteção </w:t>
      </w:r>
      <w:del w:id="31" w:author="Comparação" w:date="2026-02-02T17:19:00Z" w16du:dateUtc="2026-02-02T20:19:00Z">
        <w:r>
          <w:delText>do</w:delText>
        </w:r>
      </w:del>
      <w:ins w:id="32" w:author="Comparação" w:date="2026-02-02T17:19:00Z" w16du:dateUtc="2026-02-02T20:19:00Z">
        <w:r>
          <w:t>ao</w:t>
        </w:r>
      </w:ins>
      <w:r>
        <w:t xml:space="preserve"> crédito</w:t>
      </w:r>
      <w:del w:id="33" w:author="Comparação" w:date="2026-02-02T17:19:00Z" w16du:dateUtc="2026-02-02T20:19:00Z">
        <w:r>
          <w:delText>, bem como, para a execução dos contratos firmados entre as Partes, sem que necessário, para o cumprimento das obrigações legais</w:delText>
        </w:r>
      </w:del>
      <w:ins w:id="34" w:author="Comparação" w:date="2026-02-02T17:19:00Z" w16du:dateUtc="2026-02-02T20:19:00Z">
        <w:r>
          <w:t>; (v) prevenção a fraudes</w:t>
        </w:r>
      </w:ins>
      <w:r>
        <w:t xml:space="preserve"> e </w:t>
      </w:r>
      <w:del w:id="35" w:author="Comparação" w:date="2026-02-02T17:19:00Z" w16du:dateUtc="2026-02-02T20:19:00Z">
        <w:r>
          <w:delText>regulatórias ou, para qualquer outra finalidade, desde que o</w:delText>
        </w:r>
      </w:del>
      <w:ins w:id="36" w:author="Comparação" w:date="2026-02-02T17:19:00Z" w16du:dateUtc="2026-02-02T20:19:00Z">
        <w:r>
          <w:t>garantia da segurança; e (vi) mediante</w:t>
        </w:r>
      </w:ins>
      <w:r>
        <w:t xml:space="preserve"> consentimento do titular</w:t>
      </w:r>
      <w:del w:id="37" w:author="Comparação" w:date="2026-02-02T17:19:00Z" w16du:dateUtc="2026-02-02T20:19:00Z">
        <w:r>
          <w:delText xml:space="preserve"> seja coletado, o tratamento estará condicionado à manifestação livre, informada e inequívoca do titular. </w:delText>
        </w:r>
        <w:r>
          <w:br/>
          <w:delText>- Cláusula violada: Tratamento de Dados Pessoais (escopo e faltas de clarificações operacionais)</w:delText>
        </w:r>
        <w:r>
          <w:br/>
          <w:delText>- Localização: cláusulas 6.1 a 6.6 (Tratamento de Dados / Dados Pessoais)</w:delText>
        </w:r>
        <w:r>
          <w:br/>
          <w:delText>- Motivo:</w:delText>
        </w:r>
        <w:r>
          <w:br/>
          <w:delText xml:space="preserve">  1. A definição de Dados Pessoais está limitada às informações relacionadas aos representantes legais da Parte Reveladora, o que exclui outros titulares relevantes (ex.: assessores, contratados, terceiros) e pode gerar lacu</w:delText>
        </w:r>
        <w:r>
          <w:delText>nas no cumprimento de obrigações de privacidade e segurança.</w:delText>
        </w:r>
        <w:r>
          <w:br/>
          <w:delText xml:space="preserve">  2. O tratamento de dados não especifica claramente prazos de retenção, bases legais / finalidades detalhadas nem mecanismos operacionais de proteção e anonimização/eliminação alinhados à prática de governança de dados preferida</w:delText>
        </w:r>
      </w:del>
      <w:ins w:id="38" w:author="Comparação" w:date="2026-02-02T17:19:00Z" w16du:dateUtc="2026-02-02T20:19:00Z">
        <w:r>
          <w:t>, quando exigido</w:t>
        </w:r>
      </w:ins>
      <w:r>
        <w:t xml:space="preserve"> pela </w:t>
      </w:r>
      <w:del w:id="39" w:author="Comparação" w:date="2026-02-02T17:19:00Z" w16du:dateUtc="2026-02-02T20:19:00Z">
        <w:r>
          <w:delText>Spectra.</w:delText>
        </w:r>
        <w:r>
          <w:br/>
          <w:delTex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delText>
        </w:r>
      </w:del>
      <w:ins w:id="40" w:author="Comparação" w:date="2026-02-02T17:19:00Z" w16du:dateUtc="2026-02-02T20:19:00Z">
        <w:r>
          <w:t>legislação aplicável.</w:t>
        </w:r>
        <w:r>
          <w:br/>
        </w:r>
      </w:ins>
      <w:r>
        <w:lastRenderedPageBreak/>
        <w:br/>
        <w:t>A Parte Receptora, tanto quanto seus representantes legais</w:t>
      </w:r>
      <w:del w:id="41" w:author="Comparação" w:date="2026-02-02T17:19:00Z" w16du:dateUtc="2026-02-02T20:19:00Z">
        <w:r>
          <w:delText xml:space="preserve"> estão cientes de deverão, conforme o caso, tratar, coletar, armazenar e compartilhar</w:delText>
        </w:r>
      </w:del>
      <w:ins w:id="42" w:author="Comparação" w:date="2026-02-02T17:19:00Z" w16du:dateUtc="2026-02-02T20:19:00Z">
        <w:r>
          <w:t>, tratará, coletará, armazenará e compartilhará, quando aplicável,</w:t>
        </w:r>
      </w:ins>
      <w:r>
        <w:t xml:space="preserve"> as Informações Confidenciais</w:t>
      </w:r>
      <w:del w:id="43" w:author="Comparação" w:date="2026-02-02T17:19:00Z" w16du:dateUtc="2026-02-02T20:19:00Z">
        <w:r>
          <w:delText>, quando aplicável</w:delText>
        </w:r>
      </w:del>
      <w:r>
        <w:t>, os Dados Pessoais e informações cadastrais, financeiras e de operações ativas e passivas e serviços contratados para: (a) assegurar a adequada identificação, autenticação e qualificação; (b)</w:t>
      </w:r>
      <w:ins w:id="44" w:author="Comparação" w:date="2026-02-02T17:19:00Z" w16du:dateUtc="2026-02-02T20:19:00Z">
        <w:r>
          <w:t xml:space="preserve"> </w:t>
        </w:r>
      </w:ins>
      <w:r>
        <w:t xml:space="preserve">analisar risco de crédito; (c) proporcionar maior segurança e prevenir fraudes; (d) </w:t>
      </w:r>
      <w:del w:id="45" w:author="Comparação" w:date="2026-02-02T17:19:00Z" w16du:dateUtc="2026-02-02T20:19:00Z">
        <w:r>
          <w:delText>empecer</w:delText>
        </w:r>
      </w:del>
      <w:ins w:id="46" w:author="Comparação" w:date="2026-02-02T17:19:00Z" w16du:dateUtc="2026-02-02T20:19:00Z">
        <w:r>
          <w:t>impedir</w:t>
        </w:r>
      </w:ins>
      <w:r>
        <w:t xml:space="preserve"> atos relacionados à lavagem de dinheiro, bem como outros atos ilícitos; (e) propor negociação e serviços adequados e relevantes aos </w:t>
      </w:r>
      <w:del w:id="47" w:author="Comparação" w:date="2026-02-02T17:19:00Z" w16du:dateUtc="2026-02-02T20:19:00Z">
        <w:r>
          <w:delText xml:space="preserve">seus </w:delText>
        </w:r>
      </w:del>
      <w:r>
        <w:t xml:space="preserve">interesses e necessidades </w:t>
      </w:r>
      <w:del w:id="48" w:author="Comparação" w:date="2026-02-02T17:19:00Z" w16du:dateUtc="2026-02-02T20:19:00Z">
        <w:r>
          <w:delText xml:space="preserve">de acordo com o perfil </w:delText>
        </w:r>
      </w:del>
      <w:r>
        <w:t xml:space="preserve">da Parte Reveladora e/ou de seus </w:t>
      </w:r>
      <w:del w:id="49" w:author="Comparação" w:date="2026-02-02T17:19:00Z" w16du:dateUtc="2026-02-02T20:19:00Z">
        <w:r>
          <w:delText>representantes legais</w:delText>
        </w:r>
      </w:del>
      <w:ins w:id="50" w:author="Comparação" w:date="2026-02-02T17:19:00Z" w16du:dateUtc="2026-02-02T20:19:00Z">
        <w:r>
          <w:t>titulares</w:t>
        </w:r>
      </w:ins>
      <w:r>
        <w:t xml:space="preserve">; e (f) demais hipóteses baseadas em finalidades </w:t>
      </w:r>
      <w:del w:id="51" w:author="Comparação" w:date="2026-02-02T17:19:00Z" w16du:dateUtc="2026-02-02T20:19:00Z">
        <w:r>
          <w:delText>legitimas</w:delText>
        </w:r>
      </w:del>
      <w:ins w:id="52" w:author="Comparação" w:date="2026-02-02T17:19:00Z" w16du:dateUtc="2026-02-02T20:19:00Z">
        <w:r>
          <w:t>legítimas</w:t>
        </w:r>
      </w:ins>
      <w:r>
        <w:t xml:space="preserve">, como prestação de serviços em benefício da Parte Reveladora e/ou de seus </w:t>
      </w:r>
      <w:del w:id="53" w:author="Comparação" w:date="2026-02-02T17:19:00Z" w16du:dateUtc="2026-02-02T20:19:00Z">
        <w:r>
          <w:delText>representantes legais</w:delText>
        </w:r>
      </w:del>
      <w:ins w:id="54" w:author="Comparação" w:date="2026-02-02T17:19:00Z" w16du:dateUtc="2026-02-02T20:19:00Z">
        <w:r>
          <w:t>titulares</w:t>
        </w:r>
      </w:ins>
      <w:r>
        <w:t>, sempre com a estrita observância à Lei Geral de Proteção de Dados</w:t>
      </w:r>
      <w:del w:id="55" w:author="Comparação" w:date="2026-02-02T17:19:00Z" w16du:dateUtc="2026-02-02T20:19:00Z">
        <w:r>
          <w:delText>,.</w:delText>
        </w:r>
      </w:del>
      <w:ins w:id="56" w:author="Comparação" w:date="2026-02-02T17:19:00Z" w16du:dateUtc="2026-02-02T20:19:00Z">
        <w:r>
          <w:t>.</w:t>
        </w:r>
        <w:r>
          <w:br/>
        </w:r>
      </w:ins>
      <w:r>
        <w:br/>
        <w:t xml:space="preserve">A Parte Receptora poderá compartilhar Dados Pessoais </w:t>
      </w:r>
      <w:del w:id="57" w:author="Comparação" w:date="2026-02-02T17:19:00Z" w16du:dateUtc="2026-02-02T20:19:00Z">
        <w:r>
          <w:delText xml:space="preserve">caso </w:delText>
        </w:r>
      </w:del>
      <w:r>
        <w:t xml:space="preserve">estritamente </w:t>
      </w:r>
      <w:ins w:id="58" w:author="Comparação" w:date="2026-02-02T17:19:00Z" w16du:dateUtc="2026-02-02T20:19:00Z">
        <w:r>
          <w:t xml:space="preserve">quando </w:t>
        </w:r>
      </w:ins>
      <w:r>
        <w:t xml:space="preserve">necessário para </w:t>
      </w:r>
      <w:del w:id="59" w:author="Comparação" w:date="2026-02-02T17:19:00Z" w16du:dateUtc="2026-02-02T20:19:00Z">
        <w:r>
          <w:delText>propósitos específicos, com</w:delText>
        </w:r>
      </w:del>
      <w:ins w:id="60" w:author="Comparação" w:date="2026-02-02T17:19:00Z" w16du:dateUtc="2026-02-02T20:19:00Z">
        <w:r>
          <w:t>as finalidades acima com prestadores de serviços contratados, inclusive</w:t>
        </w:r>
      </w:ins>
      <w:r>
        <w:t xml:space="preserve"> empresas de tecnologia </w:t>
      </w:r>
      <w:del w:id="61" w:author="Comparação" w:date="2026-02-02T17:19:00Z" w16du:dateUtc="2026-02-02T20:19:00Z">
        <w:r>
          <w:delText>voltada</w:delText>
        </w:r>
      </w:del>
      <w:ins w:id="62" w:author="Comparação" w:date="2026-02-02T17:19:00Z" w16du:dateUtc="2026-02-02T20:19:00Z">
        <w:r>
          <w:t>voltadas</w:t>
        </w:r>
      </w:ins>
      <w:r>
        <w:t xml:space="preserve"> à prevenção a fraudes</w:t>
      </w:r>
      <w:del w:id="63" w:author="Comparação" w:date="2026-02-02T17:19:00Z" w16du:dateUtc="2026-02-02T20:19:00Z">
        <w:r>
          <w:delText>.</w:delText>
        </w:r>
      </w:del>
      <w:ins w:id="64" w:author="Comparação" w:date="2026-02-02T17:19:00Z" w16du:dateUtc="2026-02-02T20:19:00Z">
        <w:r>
          <w:t>, desde que celebrados contratos que imponham obrigações compatíveis de confidencialidade e de segurança da informação.</w:t>
        </w:r>
        <w:r>
          <w:br/>
        </w:r>
      </w:ins>
      <w:r>
        <w:br/>
        <w:t xml:space="preserve">A Parte Receptora poderá fornecer Dados Pessoais sempre que estiver </w:t>
      </w:r>
      <w:del w:id="65" w:author="Comparação" w:date="2026-02-02T17:19:00Z" w16du:dateUtc="2026-02-02T20:19:00Z">
        <w:r>
          <w:delText>obrigado</w:delText>
        </w:r>
      </w:del>
      <w:ins w:id="66" w:author="Comparação" w:date="2026-02-02T17:19:00Z" w16du:dateUtc="2026-02-02T20:19:00Z">
        <w:r>
          <w:t>obrigada</w:t>
        </w:r>
      </w:ins>
      <w:r>
        <w:t>, seja em virtude de ato de autoridade competente, disposição legal ou ordem judicial</w:t>
      </w:r>
      <w:del w:id="67" w:author="Comparação" w:date="2026-02-02T17:19:00Z" w16du:dateUtc="2026-02-02T20:19:00Z">
        <w:r>
          <w:delText>.</w:delText>
        </w:r>
      </w:del>
      <w:ins w:id="68" w:author="Comparação" w:date="2026-02-02T17:19:00Z" w16du:dateUtc="2026-02-02T20:19:00Z">
        <w:r>
          <w:t>, observando, quando possível, a limitação do alcance do fornecimento e a comunicação prévia ao titular, salvo vedação legal.</w:t>
        </w:r>
        <w:r>
          <w:br/>
        </w:r>
      </w:ins>
      <w:r>
        <w:br/>
        <w:t>O titular dos Dados Pessoais</w:t>
      </w:r>
      <w:del w:id="69" w:author="Comparação" w:date="2026-02-02T17:19:00Z" w16du:dateUtc="2026-02-02T20:19:00Z">
        <w:r>
          <w:delText>,</w:delText>
        </w:r>
      </w:del>
      <w:r>
        <w:t xml:space="preserve"> tem direito a obter, com relação aos seus dados tratados pela Parte Receptora, nos termos da regulamentação</w:t>
      </w:r>
      <w:ins w:id="70" w:author="Comparação" w:date="2026-02-02T17:19:00Z" w16du:dateUtc="2026-02-02T20:19:00Z">
        <w:r>
          <w:t xml:space="preserve"> aplicável</w:t>
        </w:r>
      </w:ins>
      <w:r>
        <w:t>: (a)</w:t>
      </w:r>
      <w:ins w:id="71" w:author="Comparação" w:date="2026-02-02T17:19:00Z" w16du:dateUtc="2026-02-02T20:19:00Z">
        <w:r>
          <w:t xml:space="preserve"> a</w:t>
        </w:r>
      </w:ins>
      <w:r>
        <w:t xml:space="preserve"> correção de dados incompletos, inexatos ou desatualizados; (b) a anonimização</w:t>
      </w:r>
      <w:ins w:id="72" w:author="Comparação" w:date="2026-02-02T17:19:00Z" w16du:dateUtc="2026-02-02T20:19:00Z">
        <w:r>
          <w:t>, bloqueio</w:t>
        </w:r>
      </w:ins>
      <w:r>
        <w:t xml:space="preserve"> ou eliminação de Dados Pessoais desnecessários, excessivos ou tratados em desconformidade com a Lei Geral de Proteção de Dados; e (c) </w:t>
      </w:r>
      <w:ins w:id="73" w:author="Comparação" w:date="2026-02-02T17:19:00Z" w16du:dateUtc="2026-02-02T20:19:00Z">
        <w:r>
          <w:t xml:space="preserve">a </w:t>
        </w:r>
      </w:ins>
      <w:r>
        <w:t xml:space="preserve">portabilidade dos dados a </w:t>
      </w:r>
      <w:del w:id="74" w:author="Comparação" w:date="2026-02-02T17:19:00Z" w16du:dateUtc="2026-02-02T20:19:00Z">
        <w:r>
          <w:delText>outros fornecedores</w:delText>
        </w:r>
      </w:del>
      <w:ins w:id="75" w:author="Comparação" w:date="2026-02-02T17:19:00Z" w16du:dateUtc="2026-02-02T20:19:00Z">
        <w:r>
          <w:t>outro fornecedor</w:t>
        </w:r>
      </w:ins>
      <w:r>
        <w:t xml:space="preserve"> de </w:t>
      </w:r>
      <w:del w:id="76" w:author="Comparação" w:date="2026-02-02T17:19:00Z" w16du:dateUtc="2026-02-02T20:19:00Z">
        <w:r>
          <w:delText>serviço</w:delText>
        </w:r>
      </w:del>
      <w:ins w:id="77" w:author="Comparação" w:date="2026-02-02T17:19:00Z" w16du:dateUtc="2026-02-02T20:19:00Z">
        <w:r>
          <w:t>serviços</w:t>
        </w:r>
      </w:ins>
      <w:r>
        <w:t>, observados os segredos comercial e industrial.</w:t>
      </w:r>
      <w:r>
        <w:br/>
      </w:r>
      <w:del w:id="78" w:author="Comparação" w:date="2026-02-02T17:19:00Z" w16du:dateUtc="2026-02-02T20:19:00Z">
        <w:r>
          <w:delText>Mesmo</w:delText>
        </w:r>
      </w:del>
      <w:ins w:id="79" w:author="Comparação" w:date="2026-02-02T17:19:00Z" w16du:dateUtc="2026-02-02T20:19:00Z">
        <w:r>
          <w:br/>
          <w:t>Os Dados Pessoais serão conservados pela Parte Receptora pelo prazo necessário ao cumprimento das finalidades previstas neste Acordo e,</w:t>
        </w:r>
      </w:ins>
      <w:r>
        <w:t xml:space="preserve"> após o término deste Acordo, </w:t>
      </w:r>
      <w:del w:id="80" w:author="Comparação" w:date="2026-02-02T17:19:00Z" w16du:dateUtc="2026-02-02T20:19:00Z">
        <w:r>
          <w:delText>tantos</w:delText>
        </w:r>
      </w:del>
      <w:ins w:id="81" w:author="Comparação" w:date="2026-02-02T17:19:00Z" w16du:dateUtc="2026-02-02T20:19:00Z">
        <w:r>
          <w:t>pelo prazo de até 24 (vinte e quatro) meses, salvo obrigação legal ou regulatória que imponha prazo diverso. Após o decurso do prazo aplicável,</w:t>
        </w:r>
      </w:ins>
      <w:r>
        <w:t xml:space="preserve"> os Dados Pessoais</w:t>
      </w:r>
      <w:del w:id="82" w:author="Comparação" w:date="2026-02-02T17:19:00Z" w16du:dateUtc="2026-02-02T20:19:00Z">
        <w:r>
          <w:delText>, bem como outras informações a ele relacionadas, ponderação</w:delText>
        </w:r>
      </w:del>
      <w:ins w:id="83" w:author="Comparação" w:date="2026-02-02T17:19:00Z" w16du:dateUtc="2026-02-02T20:19:00Z">
        <w:r>
          <w:t xml:space="preserve"> deverão</w:t>
        </w:r>
      </w:ins>
      <w:r>
        <w:t xml:space="preserve"> ser </w:t>
      </w:r>
      <w:del w:id="84" w:author="Comparação" w:date="2026-02-02T17:19:00Z" w16du:dateUtc="2026-02-02T20:19:00Z">
        <w:r>
          <w:delText>conservados pela Parte Receptora, para fins de cumprimento de obrigações legais e regulatórias, bem como para o exercício regular de direitos, observados os prazos previstos na</w:delText>
        </w:r>
      </w:del>
      <w:ins w:id="85" w:author="Comparação" w:date="2026-02-02T17:19:00Z" w16du:dateUtc="2026-02-02T20:19:00Z">
        <w:r>
          <w:t>anonimizados ou eliminados, observada a</w:t>
        </w:r>
      </w:ins>
      <w:r>
        <w:t xml:space="preserve"> legislação vigente.</w:t>
      </w:r>
      <w:ins w:id="86" w:author="Comparação" w:date="2026-02-02T17:19:00Z" w16du:dateUtc="2026-02-02T20:19:00Z">
        <w:r>
          <w:t xml:space="preserve"> A Parte Receptora adotará medidas técnicas e administrativas adequadas para proteger os Dados Pessoais contra acesso não autorizado, perda, alteração ou divulgação indevida, incluindo, quando aplicável, controle de acesso, criptografia, pseudonimização, políticas de retenção e eliminação e outras práticas razoáveis de segurança da informação.</w:t>
        </w:r>
      </w:ins>
    </w:p>
    <w:sectPr w:rsidR="00212E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471323">
    <w:abstractNumId w:val="8"/>
  </w:num>
  <w:num w:numId="2" w16cid:durableId="1573153917">
    <w:abstractNumId w:val="6"/>
  </w:num>
  <w:num w:numId="3" w16cid:durableId="1098988875">
    <w:abstractNumId w:val="5"/>
  </w:num>
  <w:num w:numId="4" w16cid:durableId="1238053035">
    <w:abstractNumId w:val="4"/>
  </w:num>
  <w:num w:numId="5" w16cid:durableId="841971424">
    <w:abstractNumId w:val="7"/>
  </w:num>
  <w:num w:numId="6" w16cid:durableId="378667382">
    <w:abstractNumId w:val="3"/>
  </w:num>
  <w:num w:numId="7" w16cid:durableId="1801724290">
    <w:abstractNumId w:val="2"/>
  </w:num>
  <w:num w:numId="8" w16cid:durableId="114494498">
    <w:abstractNumId w:val="1"/>
  </w:num>
  <w:num w:numId="9" w16cid:durableId="109205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E27"/>
    <w:rsid w:val="0025485A"/>
    <w:rsid w:val="0029639D"/>
    <w:rsid w:val="00326F90"/>
    <w:rsid w:val="00386259"/>
    <w:rsid w:val="00420E99"/>
    <w:rsid w:val="008A56AA"/>
    <w:rsid w:val="009A49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2435F05-750C-4559-A881-825046E3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o">
    <w:name w:val="Revision"/>
    <w:hidden/>
    <w:uiPriority w:val="99"/>
    <w:semiHidden/>
    <w:rsid w:val="008A56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1204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Costa | Spectra Investimentos</cp:lastModifiedBy>
  <cp:revision>1</cp:revision>
  <dcterms:created xsi:type="dcterms:W3CDTF">2013-12-23T23:15:00Z</dcterms:created>
  <dcterms:modified xsi:type="dcterms:W3CDTF">2026-02-02T20:19:00Z</dcterms:modified>
  <cp:category/>
</cp:coreProperties>
</file>