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A98B" w14:textId="77777777" w:rsidR="00161D79" w:rsidRDefault="003B279B">
      <w:r>
        <w:t>Cláusula 1 -</w:t>
      </w:r>
    </w:p>
    <w:p w14:paraId="3CFF13DC" w14:textId="4E6D0C3C" w:rsidR="00161D79" w:rsidRDefault="003B279B">
      <w:r>
        <w:t>Acesso às Informações Confidenciais.</w:t>
      </w:r>
      <w:del w:id="0" w:author="Comparação" w:date="2026-01-29T17:11:00Z" w16du:dateUtc="2026-01-29T20:11:00Z">
        <w:r>
          <w:delText xml:space="preserve"> </w:delText>
        </w:r>
        <w:r>
          <w:br/>
        </w:r>
        <w:r>
          <w:delText xml:space="preserve"> </w:delText>
        </w:r>
      </w:del>
      <w:ins w:id="1" w:author="Comparação" w:date="2026-01-29T17:11:00Z" w16du:dateUtc="2026-01-29T20:11:00Z">
        <w:r>
          <w:br/>
        </w:r>
        <w:r>
          <w:br/>
        </w:r>
      </w:ins>
      <w:r>
        <w:t xml:space="preserve">As partes permitirão o acesso à Informação Confidencial apenas a seus </w:t>
      </w:r>
      <w:ins w:id="2" w:author="Comparação" w:date="2026-01-29T17:11:00Z" w16du:dateUtc="2026-01-29T20:11:00Z">
        <w:r>
          <w:t xml:space="preserve">conselheiros, diretores e </w:t>
        </w:r>
      </w:ins>
      <w:r>
        <w:t xml:space="preserve">empregados </w:t>
      </w:r>
      <w:del w:id="3" w:author="Comparação" w:date="2026-01-29T17:11:00Z" w16du:dateUtc="2026-01-29T20:11:00Z">
        <w:r>
          <w:delText xml:space="preserve">e assessores que necessitem ter acesso à Informação Confidencial para tratar </w:delText>
        </w:r>
      </w:del>
      <w:r>
        <w:t xml:space="preserve">diretamente </w:t>
      </w:r>
      <w:del w:id="4" w:author="Comparação" w:date="2026-01-29T17:11:00Z" w16du:dateUtc="2026-01-29T20:11:00Z">
        <w:r>
          <w:delText>da Transação</w:delText>
        </w:r>
      </w:del>
      <w:ins w:id="5" w:author="Comparação" w:date="2026-01-29T17:11:00Z" w16du:dateUtc="2026-01-29T20:11:00Z">
        <w:r>
          <w:t>envolvidos na avaliação desta oportunidade específica e que tenham necessidade efetiva de conhecimento das Informações Confidenciais</w:t>
        </w:r>
      </w:ins>
      <w:r>
        <w:t xml:space="preserve"> (“Representantes”), devendo tais Representantes ser informados </w:t>
      </w:r>
      <w:del w:id="6" w:author="Comparação" w:date="2026-01-29T17:11:00Z" w16du:dateUtc="2026-01-29T20:11:00Z">
        <w:r>
          <w:delText>concordar</w:delText>
        </w:r>
      </w:del>
      <w:ins w:id="7" w:author="Comparação" w:date="2026-01-29T17:11:00Z" w16du:dateUtc="2026-01-29T20:11:00Z">
        <w:r>
          <w:t>e concordarem</w:t>
        </w:r>
      </w:ins>
      <w:r>
        <w:t xml:space="preserve"> com as obrigações de confidencialidade aqui estabelecidas.</w:t>
      </w:r>
      <w:del w:id="8" w:author="Comparação" w:date="2026-01-29T17:11:00Z" w16du:dateUtc="2026-01-29T20:11:00Z">
        <w:r>
          <w:delText xml:space="preserve"> </w:delText>
        </w:r>
      </w:del>
      <w:r>
        <w:t xml:space="preserve"> A Parte Receptora reconhece e aceita, neste ato, ser o único e exclusivo responsável, perante a Parte Reveladora, pela manutenção da confidencialidade das Informações Confidenciais por parte de seus Representantes.</w:t>
      </w:r>
    </w:p>
    <w:p w14:paraId="20A9BB03" w14:textId="77777777" w:rsidR="00161D79" w:rsidRDefault="00161D79"/>
    <w:p w14:paraId="2A781EA2" w14:textId="77777777" w:rsidR="00161D79" w:rsidRDefault="003B279B">
      <w:r>
        <w:t>Cláusula 2 -</w:t>
      </w:r>
    </w:p>
    <w:p w14:paraId="5D3BFDB3" w14:textId="5B39204F" w:rsidR="00161D79" w:rsidRDefault="003B279B">
      <w:r>
        <w:t>Exclusão da Definição de Informação Confidencial.</w:t>
      </w:r>
      <w:r>
        <w:br/>
      </w:r>
      <w:del w:id="9" w:author="Comparação" w:date="2026-01-29T17:11:00Z" w16du:dateUtc="2026-01-29T20:11:00Z">
        <w:r>
          <w:delText xml:space="preserve"> </w:delText>
        </w:r>
      </w:del>
      <w:ins w:id="10" w:author="Comparação" w:date="2026-01-29T17:11:00Z" w16du:dateUtc="2026-01-29T20:11:00Z">
        <w:r>
          <w:br/>
        </w:r>
      </w:ins>
      <w:r>
        <w:t>Para os fins deste Acordo, não será considerada Informação Confidencial aquela que:</w:t>
      </w:r>
      <w:del w:id="11" w:author="Comparação" w:date="2026-01-29T17:11:00Z" w16du:dateUtc="2026-01-29T20:11:00Z">
        <w:r>
          <w:delText xml:space="preserve"> </w:delText>
        </w:r>
      </w:del>
      <w:r>
        <w:br/>
        <w:t>(i) for de conhecimento público ou se tornar de conhecimento público sem culpa da Parte Receptora;</w:t>
      </w:r>
      <w:del w:id="12" w:author="Comparação" w:date="2026-01-29T17:11:00Z" w16du:dateUtc="2026-01-29T20:11:00Z">
        <w:r>
          <w:delText xml:space="preserve"> </w:delText>
        </w:r>
      </w:del>
      <w:r>
        <w:br/>
        <w:t xml:space="preserve">(ii) for comprovadamente de conhecimento da Parte Receptora antes de ter sido compartilhada pela Parte Reveladora ou seus respectivos assessores e representantes; </w:t>
      </w:r>
      <w:del w:id="13" w:author="Comparação" w:date="2026-01-29T17:11:00Z" w16du:dateUtc="2026-01-29T20:11:00Z">
        <w:r>
          <w:delText>e</w:delText>
        </w:r>
      </w:del>
      <w:r>
        <w:br/>
        <w:t>(iii) for divulgada à Parte Receptora por terceiros que não guardem qualquer relação com a Transação e, simultaneamente, não estejam sujeitos à qualquer obrigação de confidencialidade nos termos deste contrato</w:t>
      </w:r>
      <w:ins w:id="14" w:author="Comparação" w:date="2026-01-29T17:11:00Z" w16du:dateUtc="2026-01-29T20:11:00Z">
        <w:r>
          <w:t>; e</w:t>
        </w:r>
        <w:r>
          <w:br/>
          <w:t>(iv) informações desenvolvidas independentemente pela Parte Receptora sem acesso ou uso das Informações Confidenciais fornecidas pela Parte Reveladora</w:t>
        </w:r>
      </w:ins>
      <w:r>
        <w:t>.</w:t>
      </w:r>
    </w:p>
    <w:p w14:paraId="6180957D" w14:textId="77777777" w:rsidR="00161D79" w:rsidRDefault="00161D79"/>
    <w:p w14:paraId="1CF3D7F8" w14:textId="77777777" w:rsidR="00161D79" w:rsidRDefault="003B279B">
      <w:r>
        <w:t>Cláusula 3 -</w:t>
      </w:r>
    </w:p>
    <w:p w14:paraId="51B10CB9" w14:textId="399954CF" w:rsidR="00161D79" w:rsidRDefault="003B279B">
      <w:del w:id="15" w:author="Comparação" w:date="2026-01-29T17:11:00Z" w16du:dateUtc="2026-01-29T20:11:00Z">
        <w:r>
          <w:delText xml:space="preserve">Tratamento de dados. </w:delText>
        </w:r>
        <w:r>
          <w:br/>
          <w:delText>Para fins do que consta nesta cláusula e seguintes, “Dados Pessoais” se refere a qualquer informação relacionada aos representantes legais da Parte Reveladora.</w:delText>
        </w:r>
        <w:r>
          <w:br/>
          <w:delText>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w:delText>
        </w:r>
        <w:r>
          <w:delText xml:space="preserve">o regular de direitos e para a proteção do crédito, bem como, para a execução dos contratos firmados entre as Partes, sem que necessário, para o cumprimento das obrigações legais e regulatórias ou, para qualquer outra finalidade, desde que o consentimento do titular seja </w:delText>
        </w:r>
        <w:r>
          <w:lastRenderedPageBreak/>
          <w:delText xml:space="preserve">coletado, o tratamento estará condicionado à manifestação livre, informada e inequívoca do titular. </w:delText>
        </w:r>
        <w:r>
          <w:br/>
          <w:delText>- Cláusula violada: Tratamento de Dados Pessoais (escopo e faltas de clarificações operacionais)</w:delText>
        </w:r>
        <w:r>
          <w:br/>
          <w:delText>- Localização: cláusulas 6.1 a 6.6 (Tratam</w:delText>
        </w:r>
        <w:r>
          <w:delText>ento de Dados / Dados Pessoais)</w:delText>
        </w:r>
        <w:r>
          <w:br/>
          <w:delText>- Motivo:</w:delText>
        </w:r>
        <w:r>
          <w:br/>
          <w:delText xml:space="preserve">  1. A definição de Dados Pessoais está limitada às informações relacionadas aos representantes legais da Parte Reveladora, o que exclui outros titulares relevantes (ex.: assessores, contratados, terceiros) e pode gerar lacunas no cumprimento de obrigações de privacidade e segurança.</w:delText>
        </w:r>
        <w:r>
          <w:br/>
          <w:delText xml:space="preserve">  2. O tratamento de dados não especifica claramente prazos de retenção, bases legais / finalidades detalhadas nem mecanismos operacionais de proteção e anonimização/eliminação alinhado</w:delText>
        </w:r>
        <w:r>
          <w:delText>s à prática de governança de dados preferida pela Spectra.</w:delText>
        </w:r>
        <w:r>
          <w:br/>
          <w:delText xml:space="preserve">  3. Embora exista previsão de divulgação obrigatória a autoridades (cl. 6.4), o regime de dados carece de exceções e salvaguardas específicas no próprio capítulo de dados, o que aumenta risco de interpretação restritiva ou operacionalmente insuficiente.</w:delText>
        </w:r>
        <w:r>
          <w:br/>
          <w:delText>A Parte Receptora, tanto quanto seus representantes legais estão cientes de deverão, conforme o caso, tratar, coletar, armazenar e compartilhar as Informações Confidenciais, quando aplicável, os Dad</w:delText>
        </w:r>
        <w:r>
          <w:delText>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w:delText>
        </w:r>
        <w:r>
          <w:delText>gais; e (f) demais hipóteses baseadas em finalidades legitimas, como prestação de serviços em benefício da Parte Reveladora e/ou de seus representantes legais, sempre com a estrita observância à Lei Geral de Proteção de Dados,.</w:delText>
        </w:r>
        <w:r>
          <w:br/>
          <w:delText>A Parte Receptora poderá compartilhar Dados Pessoais caso estritamente necessário para propósitos específicos, com empresas de tecnologia voltada à prevenção a fraudes.</w:delText>
        </w:r>
        <w:r>
          <w:br/>
          <w:delText xml:space="preserve">A Parte Receptora poderá fornecer Dados Pessoais sempre que estiver obrigado, seja em virtude de ato de autoridade </w:delText>
        </w:r>
        <w:r>
          <w:delText>competente, disposição legal ou ordem judicial.</w:delText>
        </w:r>
        <w:r>
          <w:br/>
          <w:delText>O titular dos Dados Pessoais, tem direito a obter, com relação aos seus dados tratados pela Parte Receptora, nos termos da regulamentação: (a) correção de dados incompletos, inexatos ou desatualizados; (b) a anonimização ou eliminação de Dados Pessoais desnecessários, excessivos ou tratados em desconformidade com a Lei Geral de Proteção de Dados; e (c) portabilidade dos dados a outros fornecedores de serviço, observados os segredos comercial e industrial.</w:delText>
        </w:r>
        <w:r>
          <w:br/>
          <w:delText>Mesm</w:delText>
        </w:r>
        <w:r>
          <w:delText>o após o término deste Acordo, tantos os Dados Pessoais, bem como outras informações a ele relacionadas, ponderação ser conservados pela Parte Receptora, para fins de cumprimento de obrigações legais e regulatórias, bem como para o exercício regular de direitos, observados os prazos previstos na legislação vigente.</w:delText>
        </w:r>
      </w:del>
      <w:ins w:id="16" w:author="Comparação" w:date="2026-01-29T17:11:00Z" w16du:dateUtc="2026-01-29T20:11:00Z">
        <w:r>
          <w:t>Tratamento de Dados.</w:t>
        </w:r>
        <w:r>
          <w:br/>
        </w:r>
        <w:r>
          <w:br/>
        </w:r>
        <w:r>
          <w:lastRenderedPageBreak/>
          <w:t>Para fins desta cláusula, “Dados Pessoais” significa qualquer informação identificável ou identificadora relacionada a titulares de dados abrangidos por este Acordo, incluindo, sem limitação, representantes, empregados, consultores, assessores, prestadores de serviço, contratados e outros terceiros relacionados à Parte Reveladora ou à execução deste Acordo. “Representantes” significa exclusivamente os empregados, diretores, administradores, consultores e prestadores de serviço das Part</w:t>
        </w:r>
        <w:r>
          <w:t>es que necessitem, de forma estritamente necessária, de acesso às Informações Confidenciais e aos Dados Pessoais para fins de cumprimento deste Acordo.</w:t>
        </w:r>
        <w:r>
          <w:br/>
        </w:r>
        <w:r>
          <w:br/>
          <w:t>1. Obrigações gerais. A Parte Receptora declara e concorda que tratará os Dados Pessoais em conformidade com a Lei nº 13.709/2018 (Lei Geral de Proteção de Dados – “LGPD”) e demais normas aplicáveis, observando princípios de finalidade, necessidade, adequação, minimização, livre acesso, qualidade dos dados, segurança, prevenção, não discriminação e responsa</w:t>
        </w:r>
        <w:r>
          <w:t>bilização e prestação de contas.</w:t>
        </w:r>
        <w:r>
          <w:br/>
        </w:r>
        <w:r>
          <w:br/>
          <w:t>2. Bases legais e finalidades. O tratamento de Dados Pessoais pela Parte Receptora terá como bases legais, conforme aplicável: (i) execução de contrato do qual o titular seja parte; (ii) cumprimento de obrigação legal ou regulatória; (iii) exercício regular de direitos em processo judicial, administrativo ou arbitral; (iv) proteção do crédito; (v) atendimento à prevenção a fraudes e à lavagem de dinheiro; (vi) legítimo interesse, quando adequadamente fundamentado e balancea</w:t>
        </w:r>
        <w:r>
          <w:t>do com os direitos e liberdades do titular; e (vii) consentimento, quando exigido pela LGPD para a finalidade específica. As finalidades específicas do tratamento serão limitadas ao estritamente necessário para: identificação, autenticação e qualificação; análise de risco de crédito; prevenção a fraudes; cumprimento de obrigações legais e regulatórias; prestação dos serviços contratados e outras finalidades legítimas compatíveis com este Acordo.</w:t>
        </w:r>
        <w:r>
          <w:br/>
        </w:r>
        <w:r>
          <w:br/>
          <w:t>3. Compartilhamento e operadores. A Parte Receptora somente c</w:t>
        </w:r>
        <w:r>
          <w:t>ompartilhará Dados Pessoais com terceiros ou subcontratados (operadores) quando estritamente necessário para a execução das finalidades acima e mediante cláusulas contratuais que imponham aos terceiros obrigações de proteção de dados não menos rigorosas do que as previstas neste Acordo e na LGPD. No compartilhamento internacional, serão adotadas salvaguardas adequadas conforme a legislação aplicável.</w:t>
        </w:r>
        <w:r>
          <w:br/>
        </w:r>
        <w:r>
          <w:br/>
          <w:t>4. Medidas de segurança e tratamento. A Parte Receptora implementará e manterá medidas técnicas e administr</w:t>
        </w:r>
        <w:r>
          <w:t>ativas adequadas ao risco para proteger os Dados Pessoais contra acesso não autorizado, perda, destruição, alteração, divulgação ou tratamento inadequado, incluindo, quando aplicável, pseudonimização, criptografia, controle de acesso, registros de tratamento e políticas de retenção. Quando os Dados Pessoais deixarem de ser necessários para a finalidade do tratamento, a Parte Receptora deverá proceder à anonimização, eliminação ou transformação dos dados em forma que não permita a identificação do titular, o</w:t>
        </w:r>
        <w:r>
          <w:t>bservado o disposto no item 6 abaixo.</w:t>
        </w:r>
        <w:r>
          <w:br/>
        </w:r>
        <w:r>
          <w:br/>
        </w:r>
        <w:r>
          <w:lastRenderedPageBreak/>
          <w:t>5. Direitos dos titulares. O titular dos Dados Pessoais terá, na forma da LGPD, o direito de requerer à Parte Receptora: (i) confirmação da existência de tratamento; (ii) acesso aos dados; (iii) correção de dados incompletos, inexatos ou desatualizados; (iv) anonimização, bloqueio ou eliminação de dados desnecessários, excessivos ou tratados em desconformidade com a LGPD; (v) portabilidade dos dados a outro fornecedor de serviço mediante requisição expressa; e (vi) rev</w:t>
        </w:r>
        <w:r>
          <w:t>ogação do consentimento, quando aplicável. As solicitações deverão ser encaminhadas por escrito à Parte Receptora, que as atenderá nos prazos previstos na legislação aplicável ou, na ausência de prazo específico, em até 30 (trinta) dias corridos, salvo motivo justificável e informado ao titular.</w:t>
        </w:r>
        <w:r>
          <w:br/>
        </w:r>
        <w:r>
          <w:br/>
          <w:t xml:space="preserve">6. Retenção. Os Dados Pessoais serão mantidos pela Parte Receptora durante a vigência deste Acordo e, após seu término ou rescisão, pelo prazo adicional de 1 (um) ano, salvo quando: (i) a manutenção for necessária </w:t>
        </w:r>
        <w:r>
          <w:t>para cumprimento de obrigação legal ou regulatória, hipótese em que a retenção ficará limitada ao período exigido por lei; ou (ii) a conservação for necessária para exercício regular de direitos ou para a defesa em procedimentos judiciais, administrativos ou arbitrais, observados os princípios da LGPD. Findo o prazo aplicável, os dados deverão ser eliminados ou anonimizados, salvo se houver justificativa legal para sua manutenção.</w:t>
        </w:r>
        <w:r>
          <w:br/>
        </w:r>
        <w:r>
          <w:br/>
          <w:t>7. Exceções. Não se consideram em desconformidade com este Acordo as operaçõ</w:t>
        </w:r>
        <w:r>
          <w:t>es necessárias envolvendo Dados Pessoais que: (i) sejam de domínio público sem violação deste Acordo; (ii) já eram de posse legítima da Parte Receptora, comprovadamente, antes de seu recebimento da Parte Reveladora; (iii) sejam recebidos de terceiros que possuam direito legítimo ao seu tratamento; ou (iv) decorrem de desenvolvimento independente comprovado pela Parte Receptora.</w:t>
        </w:r>
        <w:r>
          <w:br/>
        </w:r>
        <w:r>
          <w:br/>
          <w:t>8. Comunicação a autoridades. A Parte Receptora poderá fornecer Dados Pessoais quando legalmente obrigada por ato de autoridade co</w:t>
        </w:r>
        <w:r>
          <w:t>mpetente, disposição legal ou ordem judicial, devendo, quando possível e não vedado por lei, antes comunicar a Parte Reveladora sobre tal obrigação e limitar o fornecimento ao estritamente exigido.</w:t>
        </w:r>
        <w:r>
          <w:br/>
        </w:r>
        <w:r>
          <w:br/>
          <w:t>9. Responsabilidade. As Partes reconhecem que a responsabilidade por violação das obrigações de proteção de Dados prevista nesta cláusula ocorrerá nos termos da legislação aplicável, sendo devida indenização apenas por danos diretos comprovados, exceto quando a lei determinar de forma diversa.</w:t>
        </w:r>
        <w:r>
          <w:br/>
        </w:r>
        <w:r>
          <w:br/>
          <w:t>10. Disposições f</w:t>
        </w:r>
        <w:r>
          <w:t>inais. As obrigações previstas nesta cláusula subsistirão pelo prazo de retenção dos Dados Pessoais previsto no item 6 e pelo período necessário ao cumprimento de eventuais obrigações legais ou regulatórias.</w:t>
        </w:r>
      </w:ins>
    </w:p>
    <w:sectPr w:rsidR="00161D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95952941">
    <w:abstractNumId w:val="8"/>
  </w:num>
  <w:num w:numId="2" w16cid:durableId="1212840265">
    <w:abstractNumId w:val="6"/>
  </w:num>
  <w:num w:numId="3" w16cid:durableId="1336493964">
    <w:abstractNumId w:val="5"/>
  </w:num>
  <w:num w:numId="4" w16cid:durableId="1715931879">
    <w:abstractNumId w:val="4"/>
  </w:num>
  <w:num w:numId="5" w16cid:durableId="815411537">
    <w:abstractNumId w:val="7"/>
  </w:num>
  <w:num w:numId="6" w16cid:durableId="1038043826">
    <w:abstractNumId w:val="3"/>
  </w:num>
  <w:num w:numId="7" w16cid:durableId="8262695">
    <w:abstractNumId w:val="2"/>
  </w:num>
  <w:num w:numId="8" w16cid:durableId="977876652">
    <w:abstractNumId w:val="1"/>
  </w:num>
  <w:num w:numId="9" w16cid:durableId="142063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D79"/>
    <w:rsid w:val="00253112"/>
    <w:rsid w:val="00283CAD"/>
    <w:rsid w:val="0029639D"/>
    <w:rsid w:val="00326F90"/>
    <w:rsid w:val="003B279B"/>
    <w:rsid w:val="004F540F"/>
    <w:rsid w:val="00AA1D8D"/>
    <w:rsid w:val="00AC28C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44A28"/>
  <w14:defaultImageDpi w14:val="300"/>
  <w15:docId w15:val="{AF607295-137C-4912-81D6-8B981A2E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o">
    <w:name w:val="Revision"/>
    <w:hidden/>
    <w:uiPriority w:val="99"/>
    <w:semiHidden/>
    <w:rsid w:val="003B27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1767</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Costa | Spectra Investimentos</cp:lastModifiedBy>
  <cp:revision>1</cp:revision>
  <dcterms:created xsi:type="dcterms:W3CDTF">2013-12-23T23:15:00Z</dcterms:created>
  <dcterms:modified xsi:type="dcterms:W3CDTF">2026-01-29T20:11:00Z</dcterms:modified>
  <cp:category/>
</cp:coreProperties>
</file>