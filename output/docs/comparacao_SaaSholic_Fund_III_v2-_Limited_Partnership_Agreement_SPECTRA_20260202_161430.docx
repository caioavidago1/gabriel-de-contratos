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BD0A0" w14:textId="77777777" w:rsidR="00390321" w:rsidRDefault="008C6FEB">
      <w:r>
        <w:rPr>
          <w:b/>
        </w:rPr>
        <w:t>[CLÁUSULA 001]</w:t>
      </w:r>
    </w:p>
    <w:p w14:paraId="355F4E03" w14:textId="77777777" w:rsidR="00390321" w:rsidRDefault="008C6FEB">
      <w:r>
        <w:t>Cláusula 1 -</w:t>
      </w:r>
    </w:p>
    <w:p w14:paraId="2440A94D" w14:textId="79CDCC74" w:rsidR="00390321" w:rsidRDefault="008C6FEB">
      <w:r>
        <w:t xml:space="preserve">3.10.3 The Limited Partners acknowledge and agree that the Fund Lead may share any Management Fee with third parties approved in writing by the General Partner. </w:t>
      </w:r>
      <w:del w:id="0" w:author="Comparação" w:date="2026-02-02T16:14:00Z" w16du:dateUtc="2026-02-02T19:14:00Z">
        <w:r>
          <w:delText xml:space="preserve"> </w:delText>
        </w:r>
      </w:del>
      <w:r>
        <w:t xml:space="preserve">For the avoidance of doubt, the General Partner shall not receive any portion of the Management Fee. </w:t>
      </w:r>
      <w:del w:id="1" w:author="Comparação" w:date="2026-02-02T16:14:00Z" w16du:dateUtc="2026-02-02T19:14:00Z">
        <w:r>
          <w:delText xml:space="preserve"> </w:delText>
        </w:r>
      </w:del>
      <w:r>
        <w:t xml:space="preserve">The Fund Lead reserves the right, in its sole discretion, to waive </w:t>
      </w:r>
      <w:ins w:id="2" w:author="Comparação" w:date="2026-02-02T16:14:00Z" w16du:dateUtc="2026-02-02T19:14:00Z">
        <w:r>
          <w:t xml:space="preserve">or reduce </w:t>
        </w:r>
      </w:ins>
      <w:r>
        <w:t xml:space="preserve">the Management Fee in </w:t>
      </w:r>
      <w:del w:id="3" w:author="Comparação" w:date="2026-02-02T16:14:00Z" w16du:dateUtc="2026-02-02T19:14:00Z">
        <w:r>
          <w:delText>part</w:delText>
        </w:r>
      </w:del>
      <w:ins w:id="4" w:author="Comparação" w:date="2026-02-02T16:14:00Z" w16du:dateUtc="2026-02-02T19:14:00Z">
        <w:r>
          <w:t>whole</w:t>
        </w:r>
      </w:ins>
      <w:r>
        <w:t xml:space="preserve"> or in </w:t>
      </w:r>
      <w:del w:id="5" w:author="Comparação" w:date="2026-02-02T16:14:00Z" w16du:dateUtc="2026-02-02T19:14:00Z">
        <w:r>
          <w:delText>whole</w:delText>
        </w:r>
      </w:del>
      <w:ins w:id="6" w:author="Comparação" w:date="2026-02-02T16:14:00Z" w16du:dateUtc="2026-02-02T19:14:00Z">
        <w:r>
          <w:t>part</w:t>
        </w:r>
      </w:ins>
      <w:r>
        <w:t xml:space="preserve"> with respect to any one or more Limited Partners (including Affiliates of the General Partner or the Fund Lead</w:t>
      </w:r>
      <w:del w:id="7" w:author="Comparação" w:date="2026-02-02T16:14:00Z" w16du:dateUtc="2026-02-02T19:14:00Z">
        <w:r>
          <w:delText>), but not others, without the Consent of, or notice to, any other Limited Partner (a "Management Fee Adjustment").</w:delText>
        </w:r>
      </w:del>
      <w:ins w:id="8" w:author="Comparação" w:date="2026-02-02T16:14:00Z" w16du:dateUtc="2026-02-02T19:14:00Z">
        <w:r>
          <w:t>) (a "Management Fee Adjustment"); provided that (i) any such Management Fee Adjustment shall be promptly disclosed in writing to all Limited Partners; and (ii) the terms and conditions of such Management Fee Adjustment shall be offered and made available to all Limited Partners on the same terms (a "Most Favored Nation" or "MFN" basis). Disclosure under this provision shall not require the consent of any Limited Partner, but no Management Fee Adjustment shall be effective as to any Limited Partner unless t</w:t>
        </w:r>
        <w:r>
          <w:t>hat Limited Partner has been afforded the opportunity to accept the benefit of such Adjustment on the same terms within a reasonable period following such disclosure.</w:t>
        </w:r>
      </w:ins>
    </w:p>
    <w:p w14:paraId="5FABAB23" w14:textId="77777777" w:rsidR="00390321" w:rsidRDefault="008C6FEB">
      <w:r>
        <w:rPr>
          <w:i/>
        </w:rPr>
        <w:t>--- Fim da Cláusula 1 ---</w:t>
      </w:r>
    </w:p>
    <w:p w14:paraId="57D15872" w14:textId="77777777" w:rsidR="00390321" w:rsidRDefault="00390321"/>
    <w:p w14:paraId="153AFB7D" w14:textId="77777777" w:rsidR="00390321" w:rsidRDefault="008C6FEB">
      <w:r>
        <w:rPr>
          <w:b/>
        </w:rPr>
        <w:t>[CLÁUSULA 002]</w:t>
      </w:r>
    </w:p>
    <w:p w14:paraId="12CE975F" w14:textId="77777777" w:rsidR="00390321" w:rsidRDefault="008C6FEB">
      <w:r>
        <w:t>Cláusula 2 -</w:t>
      </w:r>
    </w:p>
    <w:p w14:paraId="1A91CA64" w14:textId="78E6EB33" w:rsidR="00390321" w:rsidRDefault="008C6FEB">
      <w:r>
        <w:t xml:space="preserve">4.7 Distributions. </w:t>
      </w:r>
      <w:r>
        <w:br/>
        <w:t xml:space="preserve">4.7.1. The Fund shall first use available assets to pay outstanding debts and obligations, if any, of the Fund, provided, however, that debts and obligations associated with one Class but not the other(s) </w:t>
      </w:r>
      <w:del w:id="9" w:author="Comparação" w:date="2026-02-02T16:14:00Z" w16du:dateUtc="2026-02-02T19:14:00Z">
        <w:r>
          <w:delText>should</w:delText>
        </w:r>
      </w:del>
      <w:ins w:id="10" w:author="Comparação" w:date="2026-02-02T16:14:00Z" w16du:dateUtc="2026-02-02T19:14:00Z">
        <w:r>
          <w:t>shall</w:t>
        </w:r>
      </w:ins>
      <w:r>
        <w:t xml:space="preserve"> be paid from assets attributable to such Class only. </w:t>
      </w:r>
      <w:ins w:id="11" w:author="Comparação" w:date="2026-02-02T16:14:00Z" w16du:dateUtc="2026-02-02T19:14:00Z">
        <w:r>
          <w:t>All distributions and the calculation of amounts distributable under this Section 4.7 shall be determined on a net basis after deduction of fees, expenses, taxes, liabilities and other amounts payable by the Fund.</w:t>
        </w:r>
      </w:ins>
      <w:r>
        <w:t xml:space="preserve"> Then, subject to Section 4.8, the Fund shall make distributions of assets, at such times and intervals as the General Partner shall determine, in its sole discretion, but in no event earlier than the expiration of the Lock-Up Period, if applicable. </w:t>
      </w:r>
      <w:del w:id="12" w:author="Comparação" w:date="2026-02-02T16:14:00Z" w16du:dateUtc="2026-02-02T19:14:00Z">
        <w:r>
          <w:delText xml:space="preserve"> </w:delText>
        </w:r>
      </w:del>
      <w:r>
        <w:t xml:space="preserve">To the extent that a distribution is made in-kind, such distribution shall be valued in accordance with Article XIII, and any deemed gain or loss incurred on such distribution </w:t>
      </w:r>
      <w:ins w:id="13" w:author="Comparação" w:date="2026-02-02T16:14:00Z" w16du:dateUtc="2026-02-02T19:14:00Z">
        <w:r>
          <w:t xml:space="preserve">shall be </w:t>
        </w:r>
      </w:ins>
      <w:r>
        <w:t>allocated to the Partners in accordance with Section 4.2.</w:t>
      </w:r>
      <w:del w:id="14" w:author="Comparação" w:date="2026-02-02T16:14:00Z" w16du:dateUtc="2026-02-02T19:14:00Z">
        <w:r>
          <w:delText xml:space="preserve"> </w:delText>
        </w:r>
      </w:del>
      <w:r>
        <w:t xml:space="preserve"> With respect to assets attributable to a Class of Interests (or if attributable to multiple Classes of Interests, all of such Classes shall be treated as a single Class solely for the purposes of this Section 4.7.1), distributable assets shall be initially apportioned among the applicable Partners of a Class in proportion to their Notional Capital Contributions to that Class. The amounts initially apportioned to each Partner of that Class shall then be distributed </w:t>
      </w:r>
      <w:ins w:id="15" w:author="Comparação" w:date="2026-02-02T16:14:00Z" w16du:dateUtc="2026-02-02T19:14:00Z">
        <w:r>
          <w:t xml:space="preserve">in </w:t>
        </w:r>
      </w:ins>
      <w:r>
        <w:t>the following proportions and in order of priority (except as otherwise provided herein):</w:t>
      </w:r>
      <w:del w:id="16" w:author="Comparação" w:date="2026-02-02T16:14:00Z" w16du:dateUtc="2026-02-02T19:14:00Z">
        <w:r>
          <w:delText xml:space="preserve"> </w:delText>
        </w:r>
      </w:del>
      <w:ins w:id="17" w:author="Comparação" w:date="2026-02-02T16:14:00Z" w16du:dateUtc="2026-02-02T19:14:00Z">
        <w:r>
          <w:br/>
        </w:r>
      </w:ins>
      <w:r>
        <w:lastRenderedPageBreak/>
        <w:br/>
        <w:t>(a) First, to that Partner until that Partner has received aggregate distributions under this Section 4.7.1(a) equal to its Capital Contributions;</w:t>
      </w:r>
      <w:del w:id="18" w:author="Comparação" w:date="2026-02-02T16:14:00Z" w16du:dateUtc="2026-02-02T19:14:00Z">
        <w:r>
          <w:delText xml:space="preserve"> </w:delText>
        </w:r>
        <w:r>
          <w:br/>
          <w:delText>(b) Thereafter,</w:delText>
        </w:r>
      </w:del>
      <w:ins w:id="19" w:author="Comparação" w:date="2026-02-02T16:14:00Z" w16du:dateUtc="2026-02-02T19:14:00Z">
        <w:r>
          <w:br/>
        </w:r>
        <w:r>
          <w:br/>
          <w:t>(b) Second, to the Limited Partners pro rata until such Limited Partners have received aggregate distributions, in addition to the amounts distributed under clause (a), equal to a Preferred Return of eight percent (8%) per annum, compounded annually, on their respective Capital Contributions (the "Preferred Return");</w:t>
        </w:r>
        <w:r>
          <w:br/>
        </w:r>
        <w:r>
          <w:br/>
          <w:t xml:space="preserve">(c) Thereafter, one hundred percent (100%) of subsequent distributable amounts shall be distributed to the Special Partner and the Investment Adviser, apportioned between them in accordance </w:t>
        </w:r>
        <w:r>
          <w:t>with Section 4.7.2, until the aggregate distributions received by the Special Partner and the Investment Adviser in respect of Carried Interest equal twenty percent (20%) of the aggregate amounts distributed to all Partners in excess of the aggregate Capital Contributions and the Preferred Return (the "Catch‑Up");</w:t>
        </w:r>
        <w:r>
          <w:br/>
        </w:r>
        <w:r>
          <w:br/>
          <w:t>(d) Thereafter, the remainder shall be distributed</w:t>
        </w:r>
      </w:ins>
      <w:r>
        <w:t xml:space="preserve"> (i) the Total Carry Percentage of the remainder to the Special Partner and the Investment Adviser, apportioned in accordance with Section 4.7.2, and (ii) the remainder to the Limited </w:t>
      </w:r>
      <w:del w:id="20" w:author="Comparação" w:date="2026-02-02T16:14:00Z" w16du:dateUtc="2026-02-02T19:14:00Z">
        <w:r>
          <w:delText>Partner</w:delText>
        </w:r>
      </w:del>
      <w:ins w:id="21" w:author="Comparação" w:date="2026-02-02T16:14:00Z" w16du:dateUtc="2026-02-02T19:14:00Z">
        <w:r>
          <w:t>Partners</w:t>
        </w:r>
      </w:ins>
      <w:r>
        <w:t>; provided, that</w:t>
      </w:r>
      <w:del w:id="22" w:author="Comparação" w:date="2026-02-02T16:14:00Z" w16du:dateUtc="2026-02-02T19:14:00Z">
        <w:r>
          <w:delText>,</w:delText>
        </w:r>
      </w:del>
      <w:r>
        <w:t xml:space="preserve"> any amount of the Total Carry Percentage that is waived by the Special Partner and the Investment Adviser, as applicable, with respect to a certain Limited Partner shall be distributed solely to such Limited Partner.</w:t>
      </w:r>
      <w:ins w:id="23" w:author="Comparação" w:date="2026-02-02T16:14:00Z" w16du:dateUtc="2026-02-02T19:14:00Z">
        <w:r>
          <w:t xml:space="preserve"> For purposes of this Section 4.7, "Total Carry Percentage" shall mean twenty percent (20%).</w:t>
        </w:r>
        <w:r>
          <w:br/>
        </w:r>
        <w:r>
          <w:br/>
          <w:t>(e) All calculations of Capital Contributions returned, Preferred Return, Catch‑Up and Carried Interest shall be made on a net basis after payment or provision for Fund fees, expenses, taxes, obligations and liabilities and shall give effect to distributions made in-kind in accordance with Article XIII.</w:t>
        </w:r>
        <w:r>
          <w:br/>
        </w:r>
        <w:r>
          <w:br/>
          <w:t>4.7.2. (Allocation between Special Partner and Investment Adviser.) [Preserve original Section 4.7.2 text as wri</w:t>
        </w:r>
        <w:r>
          <w:t>tten, which apportions the Carried Interest between the Special Partner and the Investment Adviser.]</w:t>
        </w:r>
        <w:r>
          <w:br/>
        </w:r>
        <w:r>
          <w:br/>
          <w:t>4.7.3. Clawback. In the event that, upon final liquidation of the Fund or at any periodic true‑up established by the General Partner (and in any event within a reasonable period after final liquidation), it is determined that the aggregate distributions previously made to the Special Partner and the Investment Adviser as Carried Interest exceed the amounts to which they were properly entitled after giving e</w:t>
        </w:r>
        <w:r>
          <w:t xml:space="preserve">ffect to the priorities and calculations set forth in this Section 4.7 (taking into account the Preferred Return, the Catch‑Up and all distributions to Limited Partners), the Special Partner and the Investment Adviser, jointly and severally, shall promptly repay to the Fund, for distribution to the Limited Partners in proportion to prior distributions to such Limited Partners, the amount of such excess (net of </w:t>
        </w:r>
        <w:r>
          <w:lastRenderedPageBreak/>
          <w:t>taxes actually paid by the Special Partner and/or the Investment Adviser on such Carried Interest,</w:t>
        </w:r>
        <w:r>
          <w:t xml:space="preserve"> to the extent reasonably documented), together with interest at a commercially reasonable rate as determined by the General Partner from the date of receipt by the Special Partner and/or the Investment Adviser to the date of repayment. Any such repayment obligation shall survive the transfer or termination of any Interest or Partnership interest.</w:t>
        </w:r>
      </w:ins>
    </w:p>
    <w:p w14:paraId="660E1E9D" w14:textId="77777777" w:rsidR="00390321" w:rsidRDefault="008C6FEB">
      <w:r>
        <w:rPr>
          <w:i/>
        </w:rPr>
        <w:t>--- Fim da Cláusula 2 ---</w:t>
      </w:r>
    </w:p>
    <w:p w14:paraId="46B96765" w14:textId="77777777" w:rsidR="00390321" w:rsidRDefault="00390321"/>
    <w:p w14:paraId="51C058EB" w14:textId="77777777" w:rsidR="00390321" w:rsidRDefault="008C6FEB">
      <w:r>
        <w:rPr>
          <w:b/>
        </w:rPr>
        <w:t>[CLÁUSULA 003]</w:t>
      </w:r>
    </w:p>
    <w:p w14:paraId="5B20174C" w14:textId="77777777" w:rsidR="00390321" w:rsidRDefault="008C6FEB">
      <w:r>
        <w:t>Cláusula 3 -</w:t>
      </w:r>
    </w:p>
    <w:p w14:paraId="792A95F9" w14:textId="4CFE997D" w:rsidR="00390321" w:rsidRDefault="008C6FEB">
      <w:r>
        <w:t>3.12 Other Expenses.</w:t>
      </w:r>
      <w:del w:id="24" w:author="Comparação" w:date="2026-02-02T16:14:00Z" w16du:dateUtc="2026-02-02T19:14:00Z">
        <w:r>
          <w:delText xml:space="preserve"> </w:delText>
        </w:r>
      </w:del>
      <w:r>
        <w:t xml:space="preserve"> Except as otherwise expressly provided herein or on Exhibit A, the Fund shall bear (a) the Management Fee and the Administrative Fee, if any, and (b) </w:t>
      </w:r>
      <w:del w:id="25" w:author="Comparação" w:date="2026-02-02T16:14:00Z" w16du:dateUtc="2026-02-02T19:14:00Z">
        <w:r>
          <w:delText>all</w:delText>
        </w:r>
      </w:del>
      <w:ins w:id="26" w:author="Comparação" w:date="2026-02-02T16:14:00Z" w16du:dateUtc="2026-02-02T19:14:00Z">
        <w:r>
          <w:t>only those</w:t>
        </w:r>
      </w:ins>
      <w:r>
        <w:t xml:space="preserve"> organizational</w:t>
      </w:r>
      <w:del w:id="27" w:author="Comparação" w:date="2026-02-02T16:14:00Z" w16du:dateUtc="2026-02-02T19:14:00Z">
        <w:r>
          <w:delText xml:space="preserve"> and</w:delText>
        </w:r>
      </w:del>
      <w:ins w:id="28" w:author="Comparação" w:date="2026-02-02T16:14:00Z" w16du:dateUtc="2026-02-02T19:14:00Z">
        <w:r>
          <w:t>,</w:t>
        </w:r>
      </w:ins>
      <w:r>
        <w:t xml:space="preserve"> operating </w:t>
      </w:r>
      <w:del w:id="29" w:author="Comparação" w:date="2026-02-02T16:14:00Z" w16du:dateUtc="2026-02-02T19:14:00Z">
        <w:r>
          <w:delText xml:space="preserve">expenses of the Fund </w:delText>
        </w:r>
      </w:del>
      <w:r>
        <w:t xml:space="preserve">and other expenses </w:t>
      </w:r>
      <w:del w:id="30" w:author="Comparação" w:date="2026-02-02T16:14:00Z" w16du:dateUtc="2026-02-02T19:14:00Z">
        <w:r>
          <w:delText>attributable</w:delText>
        </w:r>
      </w:del>
      <w:ins w:id="31" w:author="Comparação" w:date="2026-02-02T16:14:00Z" w16du:dateUtc="2026-02-02T19:14:00Z">
        <w:r>
          <w:t>that are directly related to the Fund’s operations or</w:t>
        </w:r>
      </w:ins>
      <w:r>
        <w:t xml:space="preserve"> to the sourcing, conducting</w:t>
      </w:r>
      <w:ins w:id="32" w:author="Comparação" w:date="2026-02-02T16:14:00Z" w16du:dateUtc="2026-02-02T19:14:00Z">
        <w:r>
          <w:t xml:space="preserve"> of</w:t>
        </w:r>
      </w:ins>
      <w:r>
        <w:t xml:space="preserve"> due diligence, negotiating, structuring, acquiring, monitoring and disposing of the Fund’s investments</w:t>
      </w:r>
      <w:del w:id="33" w:author="Comparação" w:date="2026-02-02T16:14:00Z" w16du:dateUtc="2026-02-02T19:14:00Z">
        <w:r>
          <w:delText>, including, but not limited to</w:delText>
        </w:r>
      </w:del>
      <w:ins w:id="34" w:author="Comparação" w:date="2026-02-02T16:14:00Z" w16du:dateUtc="2026-02-02T19:14:00Z">
        <w:r>
          <w:t xml:space="preserve"> and that are reasonable in amount. Such fund expenses shall include, to the extent directly related to and reasonably incurred for the benefit of the Fund:</w:t>
        </w:r>
      </w:ins>
      <w:r>
        <w:t xml:space="preserve"> (i) attorneys' and accountants' fees and insurance, regulatory expenses </w:t>
      </w:r>
      <w:del w:id="35" w:author="Comparação" w:date="2026-02-02T16:14:00Z" w16du:dateUtc="2026-02-02T19:14:00Z">
        <w:r>
          <w:delText>(including, but not limited to, compliance with applicable non-U.S. or U.S. state and federal securities laws) or</w:delText>
        </w:r>
      </w:del>
      <w:ins w:id="36" w:author="Comparação" w:date="2026-02-02T16:14:00Z" w16du:dateUtc="2026-02-02T19:14:00Z">
        <w:r>
          <w:t>and</w:t>
        </w:r>
      </w:ins>
      <w:r>
        <w:t xml:space="preserve"> litigation expenses (including disbursements on behalf of the Fund and damages and any tax or other audit expenses and any expenses contemplated under Section 10.4); (ii) </w:t>
      </w:r>
      <w:del w:id="37" w:author="Comparação" w:date="2026-02-02T16:14:00Z" w16du:dateUtc="2026-02-02T19:14:00Z">
        <w:r>
          <w:delText xml:space="preserve">all </w:delText>
        </w:r>
      </w:del>
      <w:r>
        <w:t>reasonable attorneys' fees and other legal expenses incurred in connection with the Fund's investments in Portfolio Company Securities, including</w:t>
      </w:r>
      <w:del w:id="38" w:author="Comparação" w:date="2026-02-02T16:14:00Z" w16du:dateUtc="2026-02-02T19:14:00Z">
        <w:r>
          <w:delText>, but not limited to,</w:delText>
        </w:r>
      </w:del>
      <w:r>
        <w:t xml:space="preserve"> expenses related to the formation of any intermediary entities formed</w:t>
      </w:r>
      <w:ins w:id="39" w:author="Comparação" w:date="2026-02-02T16:14:00Z" w16du:dateUtc="2026-02-02T19:14:00Z">
        <w:r>
          <w:t xml:space="preserve"> solely</w:t>
        </w:r>
      </w:ins>
      <w:r>
        <w:t xml:space="preserve"> for the purpose of facilitating an investment in order to avoid adverse tax or regulatory consequences for the Fund or certain Limited Partners</w:t>
      </w:r>
      <w:del w:id="40" w:author="Comparação" w:date="2026-02-02T16:14:00Z" w16du:dateUtc="2026-02-02T19:14:00Z">
        <w:r>
          <w:delText>; (iii) all</w:delText>
        </w:r>
      </w:del>
      <w:ins w:id="41" w:author="Comparação" w:date="2026-02-02T16:14:00Z" w16du:dateUtc="2026-02-02T19:14:00Z">
        <w:r>
          <w:t>, provided that such intermediary entities are formed for the direct benefit of the Fund; (iii)</w:t>
        </w:r>
      </w:ins>
      <w:r>
        <w:t xml:space="preserve"> expenses incurred in connection with the placement of Fund Interests, including commissions or placement fees</w:t>
      </w:r>
      <w:ins w:id="42" w:author="Comparação" w:date="2026-02-02T16:14:00Z" w16du:dateUtc="2026-02-02T19:14:00Z">
        <w:r>
          <w:t xml:space="preserve"> that are reasonable and customary</w:t>
        </w:r>
      </w:ins>
      <w:r>
        <w:t>; (iv) reasonable travel expenses incurred on trips related to the Fund’s investment or prospective investment in Portfolio Company Securities, including airfare and transportation</w:t>
      </w:r>
      <w:del w:id="43" w:author="Comparação" w:date="2026-02-02T16:14:00Z" w16du:dateUtc="2026-02-02T19:14:00Z">
        <w:r>
          <w:delText>,</w:delText>
        </w:r>
      </w:del>
      <w:ins w:id="44" w:author="Comparação" w:date="2026-02-02T16:14:00Z" w16du:dateUtc="2026-02-02T19:14:00Z">
        <w:r>
          <w:t>;</w:t>
        </w:r>
      </w:ins>
      <w:r>
        <w:t xml:space="preserve"> (v) expenses incurred in connection with the winding up or liquidation of the Fund (i.e</w:t>
      </w:r>
      <w:del w:id="45" w:author="Comparação" w:date="2026-02-02T16:14:00Z" w16du:dateUtc="2026-02-02T19:14:00Z">
        <w:r>
          <w:delText>.</w:delText>
        </w:r>
      </w:del>
      <w:ins w:id="46" w:author="Comparação" w:date="2026-02-02T16:14:00Z" w16du:dateUtc="2026-02-02T19:14:00Z">
        <w:r>
          <w:t>.,</w:t>
        </w:r>
      </w:ins>
      <w:r>
        <w:t xml:space="preserve"> Permissible Liquidation Expenses); (vi) expenses incurred in connection with any amendments to the constituent documents of the Fund and related entities, and in connection with any agreements between the Fund, the General Partner or third parties</w:t>
      </w:r>
      <w:ins w:id="47" w:author="Comparação" w:date="2026-02-02T16:14:00Z" w16du:dateUtc="2026-02-02T19:14:00Z">
        <w:r>
          <w:t>, to the extent such expenses are directly attributable to the Fund</w:t>
        </w:r>
      </w:ins>
      <w:r>
        <w:t>; (vii) expenses incurred in connection with distributions to the Limited Partners and in connection with any meetings of Limited Partners called by the General Partner; (viii) software services or expenses for fund administration services rendered by any service provider(s); (ix) expenses incurred in the sale of Portfolio Company Securities, including</w:t>
      </w:r>
      <w:del w:id="48" w:author="Comparação" w:date="2026-02-02T16:14:00Z" w16du:dateUtc="2026-02-02T19:14:00Z">
        <w:r>
          <w:delText>, but not limited to,</w:delText>
        </w:r>
      </w:del>
      <w:r>
        <w:t xml:space="preserve"> commissions charged by a broker-dealer that is an Affiliate of the General Partner</w:t>
      </w:r>
      <w:ins w:id="49" w:author="Comparação" w:date="2026-02-02T16:14:00Z" w16du:dateUtc="2026-02-02T19:14:00Z">
        <w:r>
          <w:t>, provided such commissions are no greater than market rates and are disclosed as required below</w:t>
        </w:r>
      </w:ins>
      <w:r>
        <w:t xml:space="preserve">; (x) any custodian expenses in connection with any Digital Assets, or fees or expenses related to hardware devices or “wallets” in connection with storing any Digital Assets, </w:t>
      </w:r>
      <w:ins w:id="50" w:author="Comparação" w:date="2026-02-02T16:14:00Z" w16du:dateUtc="2026-02-02T19:14:00Z">
        <w:r>
          <w:t xml:space="preserve">provided that custody arrangements are on commercially reasonable terms and any affiliate custodian charges are at cost without markup; </w:t>
        </w:r>
      </w:ins>
      <w:r>
        <w:t xml:space="preserve">(xi) application fees and interest fees incurred in connection with any Capital Call Facility, </w:t>
      </w:r>
      <w:ins w:id="51" w:author="Comparação" w:date="2026-02-02T16:14:00Z" w16du:dateUtc="2026-02-02T19:14:00Z">
        <w:r>
          <w:t xml:space="preserve">provided such fees are reasonable and disclosed; </w:t>
        </w:r>
      </w:ins>
      <w:r>
        <w:t>and (xii) expenses incurred in connection with the formation, maintenance, and operation of the Sub</w:t>
      </w:r>
      <w:del w:id="52" w:author="Comparação" w:date="2026-02-02T16:14:00Z" w16du:dateUtc="2026-02-02T19:14:00Z">
        <w:r>
          <w:delText>-</w:delText>
        </w:r>
      </w:del>
      <w:ins w:id="53" w:author="Comparação" w:date="2026-02-02T16:14:00Z" w16du:dateUtc="2026-02-02T19:14:00Z">
        <w:r>
          <w:t>‑</w:t>
        </w:r>
      </w:ins>
      <w:r>
        <w:t xml:space="preserve">Adviser, Special Partner, Fund Lead Assignee, or other entity formed </w:t>
      </w:r>
      <w:ins w:id="54" w:author="Comparação" w:date="2026-02-02T16:14:00Z" w16du:dateUtc="2026-02-02T19:14:00Z">
        <w:r>
          <w:t xml:space="preserve">solely </w:t>
        </w:r>
      </w:ins>
      <w:r>
        <w:t xml:space="preserve">for the purpose of facilitating the management of the Fund, including </w:t>
      </w:r>
      <w:del w:id="55" w:author="Comparação" w:date="2026-02-02T16:14:00Z" w16du:dateUtc="2026-02-02T19:14:00Z">
        <w:r>
          <w:delText xml:space="preserve">without limitation </w:delText>
        </w:r>
      </w:del>
      <w:r>
        <w:t>incorporation, legal, and accounting expenses</w:t>
      </w:r>
      <w:del w:id="56" w:author="Comparação" w:date="2026-02-02T16:14:00Z" w16du:dateUtc="2026-02-02T19:14:00Z">
        <w:r>
          <w:delText xml:space="preserve">. </w:delText>
        </w:r>
      </w:del>
      <w:ins w:id="57" w:author="Comparação" w:date="2026-02-02T16:14:00Z" w16du:dateUtc="2026-02-02T19:14:00Z">
        <w:r>
          <w:t>, but only to the extent such expenses are directly attributable to the Fund and are reasonable in amount.</w:t>
        </w:r>
      </w:ins>
      <w:r>
        <w:t xml:space="preserve"> Expenses specific to the formation and operation of a Fund partnership class are </w:t>
      </w:r>
      <w:del w:id="58" w:author="Comparação" w:date="2026-02-02T16:14:00Z" w16du:dateUtc="2026-02-02T19:14:00Z">
        <w:r>
          <w:delText>paid</w:delText>
        </w:r>
      </w:del>
      <w:ins w:id="59" w:author="Comparação" w:date="2026-02-02T16:14:00Z" w16du:dateUtc="2026-02-02T19:14:00Z">
        <w:r>
          <w:t>payable only</w:t>
        </w:r>
      </w:ins>
      <w:r>
        <w:t xml:space="preserve"> from the Capital Contributions of the Limited Partners of such Class</w:t>
      </w:r>
      <w:del w:id="60" w:author="Comparação" w:date="2026-02-02T16:14:00Z" w16du:dateUtc="2026-02-02T19:14:00Z">
        <w:r>
          <w:delText xml:space="preserve"> only.  Fund </w:delText>
        </w:r>
      </w:del>
      <w:ins w:id="61" w:author="Comparação" w:date="2026-02-02T16:14:00Z" w16du:dateUtc="2026-02-02T19:14:00Z">
        <w:r>
          <w:t xml:space="preserve">. Organizational </w:t>
        </w:r>
      </w:ins>
      <w:r>
        <w:t xml:space="preserve">expenses </w:t>
      </w:r>
      <w:del w:id="62" w:author="Comparação" w:date="2026-02-02T16:14:00Z" w16du:dateUtc="2026-02-02T19:14:00Z">
        <w:r>
          <w:delText>may be capped or waived at</w:delText>
        </w:r>
      </w:del>
      <w:ins w:id="63" w:author="Comparação" w:date="2026-02-02T16:14:00Z" w16du:dateUtc="2026-02-02T19:14:00Z">
        <w:r>
          <w:t>charged to</w:t>
        </w:r>
      </w:ins>
      <w:r>
        <w:t xml:space="preserve"> the </w:t>
      </w:r>
      <w:del w:id="64" w:author="Comparação" w:date="2026-02-02T16:14:00Z" w16du:dateUtc="2026-02-02T19:14:00Z">
        <w:r>
          <w:delText>discretion</w:delText>
        </w:r>
      </w:del>
      <w:ins w:id="65" w:author="Comparação" w:date="2026-02-02T16:14:00Z" w16du:dateUtc="2026-02-02T19:14:00Z">
        <w:r>
          <w:t>Fund shall not exceed, in the aggregate, the lesser</w:t>
        </w:r>
      </w:ins>
      <w:r>
        <w:t xml:space="preserve"> of </w:t>
      </w:r>
      <w:del w:id="66" w:author="Comparação" w:date="2026-02-02T16:14:00Z" w16du:dateUtc="2026-02-02T19:14:00Z">
        <w:r>
          <w:delText xml:space="preserve">the </w:delText>
        </w:r>
      </w:del>
      <w:ins w:id="67" w:author="Comparação" w:date="2026-02-02T16:14:00Z" w16du:dateUtc="2026-02-02T19:14:00Z">
        <w:r>
          <w:t xml:space="preserve">(A) 1.0% of the Fund’s aggregate Capital Commitments and (B) $500,000, unless approved in writing by the Majority in Interest of the Limited Partners. The </w:t>
        </w:r>
      </w:ins>
      <w:r>
        <w:t>General Partner</w:t>
      </w:r>
      <w:del w:id="68" w:author="Comparação" w:date="2026-02-02T16:14:00Z" w16du:dateUtc="2026-02-02T19:14:00Z">
        <w:r>
          <w:delText xml:space="preserve">. </w:delText>
        </w:r>
      </w:del>
      <w:ins w:id="69" w:author="Comparação" w:date="2026-02-02T16:14:00Z" w16du:dateUtc="2026-02-02T19:14:00Z">
        <w:r>
          <w:t xml:space="preserve"> shall not cause the Fund to be charged for any expense that is not directly related to the Fund’s operations or that is not reasonable in amount. The General Partner shall disclose to the Limited Partners, in writing, any material expense to be charged to the Fund (including any expense payable to an Affiliate of the General Partner) in advance of charging such expense; any single expense in excess of $50,000 (or such lower threshold as the General Partner may reasonably determine) or any category of relat</w:t>
        </w:r>
        <w:r>
          <w:t>ed expenses reasonably expected to exceed $100,000 in the aggregate must be approved in writing by the Majority in Interest of the Limited Partners prior to being charged to the Fund. Expense allocations that involve Affiliates shall be on arms‑length terms, at cost or at market rates, and fully disclosed. Fund expenses may be waived or reduced by the General Partner, in whole or in part, but no unilateral increase in expense allocations to the Fund shall be made by the General Partner without prior disclos</w:t>
        </w:r>
        <w:r>
          <w:t>ure and, where required above, Limited Partner approval.</w:t>
        </w:r>
      </w:ins>
      <w:r>
        <w:t xml:space="preserve"> The Investment Adviser may, in its</w:t>
      </w:r>
      <w:del w:id="70" w:author="Comparação" w:date="2026-02-02T16:14:00Z" w16du:dateUtc="2026-02-02T19:14:00Z">
        <w:r>
          <w:delText xml:space="preserve"> sole</w:delText>
        </w:r>
      </w:del>
      <w:r>
        <w:t xml:space="preserve"> discretion, direct the General Partner to set aside a cash reserve to pay for anticipated expenses of the Fund</w:t>
      </w:r>
      <w:ins w:id="71" w:author="Comparação" w:date="2026-02-02T16:14:00Z" w16du:dateUtc="2026-02-02T19:14:00Z">
        <w:r>
          <w:t>; any such reserve and its anticipated uses shall be disclosed to the Limited Partners in advance</w:t>
        </w:r>
      </w:ins>
      <w:r>
        <w:t>, and any unused portion thereof shall be returned to the investors.</w:t>
      </w:r>
    </w:p>
    <w:p w14:paraId="71C869B7" w14:textId="77777777" w:rsidR="00390321" w:rsidRDefault="008C6FEB">
      <w:r>
        <w:rPr>
          <w:i/>
        </w:rPr>
        <w:t>--- Fim da Cláusula 3 ---</w:t>
      </w:r>
    </w:p>
    <w:p w14:paraId="308C7FDA" w14:textId="77777777" w:rsidR="00390321" w:rsidRDefault="00390321"/>
    <w:p w14:paraId="1911971A" w14:textId="77777777" w:rsidR="00390321" w:rsidRDefault="008C6FEB">
      <w:r>
        <w:rPr>
          <w:b/>
        </w:rPr>
        <w:t>[CLÁUSULA 004]</w:t>
      </w:r>
    </w:p>
    <w:p w14:paraId="52DE902B" w14:textId="77777777" w:rsidR="00390321" w:rsidRDefault="008C6FEB">
      <w:r>
        <w:t>Cláusula 4 -</w:t>
      </w:r>
    </w:p>
    <w:p w14:paraId="3F4DA5A7" w14:textId="38F89A5E" w:rsidR="00390321" w:rsidRDefault="008C6FEB">
      <w:r>
        <w:t xml:space="preserve">3.2.4. The General Partner may create multiple separate Classes on such terms and conditions and with such rights and privileges </w:t>
      </w:r>
      <w:del w:id="72" w:author="Comparação" w:date="2026-02-02T16:14:00Z" w16du:dateUtc="2026-02-02T19:14:00Z">
        <w:r>
          <w:delText>as</w:delText>
        </w:r>
      </w:del>
      <w:ins w:id="73" w:author="Comparação" w:date="2026-02-02T16:14:00Z" w16du:dateUtc="2026-02-02T19:14:00Z">
        <w:r>
          <w:t>only to</w:t>
        </w:r>
      </w:ins>
      <w:r>
        <w:t xml:space="preserve"> the </w:t>
      </w:r>
      <w:del w:id="74" w:author="Comparação" w:date="2026-02-02T16:14:00Z" w16du:dateUtc="2026-02-02T19:14:00Z">
        <w:r>
          <w:delText>General Partner determines to be appropriate.</w:delText>
        </w:r>
      </w:del>
      <w:ins w:id="75" w:author="Comparação" w:date="2026-02-02T16:14:00Z" w16du:dateUtc="2026-02-02T19:14:00Z">
        <w:r>
          <w:t>extent that the types of Classes and their basic rights and privileges are specified in this Agreement and the Exhibits.</w:t>
        </w:r>
      </w:ins>
      <w:r>
        <w:t xml:space="preserve"> Partners may hold multiple Interests in multiple Classes</w:t>
      </w:r>
      <w:ins w:id="76" w:author="Comparação" w:date="2026-02-02T16:14:00Z" w16du:dateUtc="2026-02-02T19:14:00Z">
        <w:r>
          <w:t>. The General Partner shall not create any Class or effect any amendment to the rights or privileges of any Class that would materially alter the economic rights, voting rights or other material rights of existing Classes, or that would confer additional preferential rights beyond those set forth in this Agreement and the Exhibits, unless such creation or amendment is approved by the Majority-in-Interest of the Limited Partners. Any Class created or materially amended pursuant to this Section shall be set f</w:t>
        </w:r>
        <w:r>
          <w:t>orth in a written amendment to this Agreement and the applicable Exhibits and communicated to the Partners in accordance with the notice provisions of this Agreement</w:t>
        </w:r>
      </w:ins>
      <w:r>
        <w:t>.</w:t>
      </w:r>
    </w:p>
    <w:p w14:paraId="20D8BDF4" w14:textId="77777777" w:rsidR="00390321" w:rsidRDefault="008C6FEB">
      <w:r>
        <w:rPr>
          <w:i/>
        </w:rPr>
        <w:t>--- Fim da Cláusula 4 ---</w:t>
      </w:r>
    </w:p>
    <w:p w14:paraId="35FBFBA7" w14:textId="77777777" w:rsidR="00390321" w:rsidRDefault="00390321"/>
    <w:p w14:paraId="1EF2107C" w14:textId="77777777" w:rsidR="00390321" w:rsidRDefault="008C6FEB">
      <w:r>
        <w:rPr>
          <w:b/>
        </w:rPr>
        <w:t>[CLÁUSULA 005]</w:t>
      </w:r>
    </w:p>
    <w:p w14:paraId="476F1E38" w14:textId="77777777" w:rsidR="00390321" w:rsidRDefault="008C6FEB">
      <w:r>
        <w:t>Cláusula 5 -</w:t>
      </w:r>
    </w:p>
    <w:p w14:paraId="0CE71487" w14:textId="50A53C2E" w:rsidR="00390321" w:rsidRDefault="008C6FEB">
      <w:r>
        <w:t>2.2.2. Pursuant to the Act, the Fund as a Series is authorized to establish separate classes of Fund Interests (each, a "Class"), each with certain distinct rights, powers, duties, obligations as prescribed by this Agreement and as set forth on the applicable Schedule, which may be amended to append additional Schedules to effect the creation of new Classes from time to time</w:t>
      </w:r>
      <w:del w:id="77" w:author="Comparação" w:date="2026-02-02T16:14:00Z" w16du:dateUtc="2026-02-02T19:14:00Z">
        <w:r>
          <w:delText xml:space="preserve"> by</w:delText>
        </w:r>
      </w:del>
      <w:ins w:id="78" w:author="Comparação" w:date="2026-02-02T16:14:00Z" w16du:dateUtc="2026-02-02T19:14:00Z">
        <w:r>
          <w:t>, provided that</w:t>
        </w:r>
      </w:ins>
      <w:r>
        <w:t xml:space="preserve"> the </w:t>
      </w:r>
      <w:del w:id="79" w:author="Comparação" w:date="2026-02-02T16:14:00Z" w16du:dateUtc="2026-02-02T19:14:00Z">
        <w:r>
          <w:delText>General Partner without</w:delText>
        </w:r>
      </w:del>
      <w:ins w:id="80" w:author="Comparação" w:date="2026-02-02T16:14:00Z" w16du:dateUtc="2026-02-02T19:14:00Z">
        <w:r>
          <w:t>creation of any new Class of Interests shall require</w:t>
        </w:r>
      </w:ins>
      <w:r>
        <w:t xml:space="preserve"> the </w:t>
      </w:r>
      <w:del w:id="81" w:author="Comparação" w:date="2026-02-02T16:14:00Z" w16du:dateUtc="2026-02-02T19:14:00Z">
        <w:r>
          <w:delText>Consent of or notice to</w:delText>
        </w:r>
      </w:del>
      <w:ins w:id="82" w:author="Comparação" w:date="2026-02-02T16:14:00Z" w16du:dateUtc="2026-02-02T19:14:00Z">
        <w:r>
          <w:t>prior written consent of a Majority-in-Interest of</w:t>
        </w:r>
      </w:ins>
      <w:r>
        <w:t xml:space="preserve"> the Limited Partners</w:t>
      </w:r>
      <w:ins w:id="83" w:author="Comparação" w:date="2026-02-02T16:14:00Z" w16du:dateUtc="2026-02-02T19:14:00Z">
        <w:r>
          <w:t xml:space="preserve"> of all existing Classes</w:t>
        </w:r>
      </w:ins>
      <w:r>
        <w:t>. A Limited Partner of one Class shall have no rights or interest with respect to any other Class (and assets specifically attributable thereto), other than through such Limited Partner's Interest in such Class independently acquired by such Limited Partner. The General Partner shall take such reasonable steps as are necessary to implement the foregoing provisions. Without limitation on the preceding sentence, the General Partner shall maintain separate and distinct records for each Class (assuming there is</w:t>
      </w:r>
      <w:r>
        <w:t xml:space="preserve"> at least one Limited Partner holding an Interest in said Class) and shall separately hold and account for the assets of each such Class.</w:t>
      </w:r>
    </w:p>
    <w:p w14:paraId="180B2BC7" w14:textId="77777777" w:rsidR="00390321" w:rsidRDefault="008C6FEB">
      <w:r>
        <w:rPr>
          <w:i/>
        </w:rPr>
        <w:t>--- Fim da Cláusula 5 ---</w:t>
      </w:r>
    </w:p>
    <w:p w14:paraId="7F9B35A0" w14:textId="77777777" w:rsidR="00390321" w:rsidRDefault="00390321"/>
    <w:p w14:paraId="00652E25" w14:textId="77777777" w:rsidR="00390321" w:rsidRDefault="008C6FEB">
      <w:r>
        <w:rPr>
          <w:b/>
        </w:rPr>
        <w:t>[CLÁUSULA 006]</w:t>
      </w:r>
    </w:p>
    <w:p w14:paraId="44A7EE06" w14:textId="77777777" w:rsidR="00390321" w:rsidRDefault="008C6FEB">
      <w:r>
        <w:t>Cláusula 6 -</w:t>
      </w:r>
    </w:p>
    <w:p w14:paraId="796338F0" w14:textId="71E63C43" w:rsidR="00390321" w:rsidRDefault="008C6FEB">
      <w:r>
        <w:t>2.2.3. By executing this Agreement (including the attached Schedule related to Class A or Schedule related to other Classes, as applicable, and all supplements or amendments thereto), a Limited Partner of a Class agrees to (i) all provisions with general application to Limited Partners of all Classes; (ii) all provisions applied specifically to Limited Partners of the Class into which the executing Limited Partner is seeking admission, typically set forth on the attached Schedule applicable to such Class; a</w:t>
      </w:r>
      <w:r>
        <w:t xml:space="preserve">nd (iii) grant the General Partner the authority to accept new Limited Partners into new Classes with terms and conditions different than </w:t>
      </w:r>
      <w:del w:id="84" w:author="Comparação" w:date="2026-02-02T16:14:00Z" w16du:dateUtc="2026-02-02T19:14:00Z">
        <w:r>
          <w:delText>that</w:delText>
        </w:r>
      </w:del>
      <w:ins w:id="85" w:author="Comparação" w:date="2026-02-02T16:14:00Z" w16du:dateUtc="2026-02-02T19:14:00Z">
        <w:r>
          <w:t>those</w:t>
        </w:r>
      </w:ins>
      <w:r>
        <w:t xml:space="preserve"> provided to the executing Limited Partners, without the executing Limited Partner's Consent, provided, however, that </w:t>
      </w:r>
      <w:ins w:id="86" w:author="Comparação" w:date="2026-02-02T16:14:00Z" w16du:dateUtc="2026-02-02T19:14:00Z">
        <w:r>
          <w:t>(A) the General Partner gives prior written disclosure to existing Limited Partners of the material terms of any such new Class in sufficient time to allow response, and (B) either (1) the Majority-in-Interest of Limited Partners consent to the admission of such new Limited Partners on such terms, or (2) the General Partner offers, on a most-favored-nation (MFN) basis, to extend the same more favorable economic and governance terms to existing Limited Partners who meet the applicable eligibility criteria; a</w:t>
        </w:r>
        <w:r>
          <w:t xml:space="preserve">nd provided further that </w:t>
        </w:r>
      </w:ins>
      <w:r>
        <w:t>the admission of said new Limited Partners does not materially and adversely affect the executing Limited Partner's voting</w:t>
      </w:r>
      <w:del w:id="87" w:author="Comparação" w:date="2026-02-02T16:14:00Z" w16du:dateUtc="2026-02-02T19:14:00Z">
        <w:r>
          <w:delText xml:space="preserve"> and</w:delText>
        </w:r>
      </w:del>
      <w:ins w:id="88" w:author="Comparação" w:date="2026-02-02T16:14:00Z" w16du:dateUtc="2026-02-02T19:14:00Z">
        <w:r>
          <w:t>,</w:t>
        </w:r>
      </w:ins>
      <w:r>
        <w:t xml:space="preserve"> distribution </w:t>
      </w:r>
      <w:ins w:id="89" w:author="Comparação" w:date="2026-02-02T16:14:00Z" w16du:dateUtc="2026-02-02T19:14:00Z">
        <w:r>
          <w:t xml:space="preserve">or other material economic or governance </w:t>
        </w:r>
      </w:ins>
      <w:r>
        <w:t>rights. Each Limited Partner further acknowledges and agrees that (i) provisions, rights and conditions specific to a Class of the Fund shall not apply to Limited Partners of other Classes; (ii) Fund assets attributable to all Classes, if any, may in some circumstances be used to satisfy Fund liability owed to third parties; and (iii) the establishment of new Class(es) or the admission of new Limited Partner(s) may heighten liability risk for all existing Limited Partners of the Fund.</w:t>
      </w:r>
    </w:p>
    <w:p w14:paraId="6E8C58D4" w14:textId="77777777" w:rsidR="00390321" w:rsidRDefault="008C6FEB">
      <w:r>
        <w:rPr>
          <w:i/>
        </w:rPr>
        <w:t>--- Fim da Cláusula 6 ---</w:t>
      </w:r>
    </w:p>
    <w:p w14:paraId="1938B0C8" w14:textId="77777777" w:rsidR="00390321" w:rsidRDefault="00390321"/>
    <w:p w14:paraId="2EE2B48F" w14:textId="77777777" w:rsidR="00390321" w:rsidRDefault="008C6FEB">
      <w:r>
        <w:rPr>
          <w:b/>
        </w:rPr>
        <w:t>[CLÁUSULA 007]</w:t>
      </w:r>
    </w:p>
    <w:p w14:paraId="4A35ABDD" w14:textId="77777777" w:rsidR="00390321" w:rsidRDefault="008C6FEB">
      <w:r>
        <w:t>Cláusula 7 -</w:t>
      </w:r>
    </w:p>
    <w:p w14:paraId="080F15EE" w14:textId="77777777" w:rsidR="00390321" w:rsidRDefault="008C6FEB">
      <w:pPr>
        <w:rPr>
          <w:moveTo w:id="90" w:author="Comparação" w:date="2026-02-02T16:14:00Z" w16du:dateUtc="2026-02-02T19:14:00Z"/>
        </w:rPr>
      </w:pPr>
      <w:r>
        <w:t>3.3 Limited Partner Voting and Management Rights.  The Limited Partners (including the Fund Lead) shall not participate or take part in the management or control of the Fund's business, and shall have no right or authority to act for or bind the Fund, and shall have no voting rights with respect to the Fund pursuant to Section 17-302 of the Act.  Notwithstanding the generality of the foregoing, the Limited Partners shall not have any right to vote on matters set forth in Section 8.2; provided, however, that</w:t>
      </w:r>
      <w:r>
        <w:t xml:space="preserve"> this Section 3.3 shall not apply to the Investment Adviser to the extent of the services the Fund engages it to perform.  Notwithstanding the foregoing or any other provision of this Agreement to the contrary, to the extent that a Limited Partner has any right to vote with respect to its Interest in the Fund, such Limited Partner shall </w:t>
      </w:r>
      <w:ins w:id="91" w:author="Comparação" w:date="2026-02-02T16:14:00Z" w16du:dateUtc="2026-02-02T19:14:00Z">
        <w:r>
          <w:t>have voting rights proportional to its Capital Commitment, without any artificial cap or limitation; such voting rights shall be based on such Limited Partner's fractional ownership interest in the Fund, expressed as a percentage, calculated as such Limited Partner's Capital Commitment divided by the sum of the Capital Commitments of all Limited Partners.  The General Partner shall not be deemed to be a Limited Partner solely for the purpose of diluting the voting rights of any Limited Partner</w:t>
        </w:r>
      </w:ins>
      <w:moveToRangeStart w:id="92" w:author="Comparação" w:date="2026-02-02T16:14:00Z" w:name="move220941299"/>
      <w:moveTo w:id="93" w:author="Comparação" w:date="2026-02-02T16:14:00Z" w16du:dateUtc="2026-02-02T19:14:00Z">
        <w:r>
          <w:t>.</w:t>
        </w:r>
      </w:moveTo>
    </w:p>
    <w:p w14:paraId="45C8FA5E" w14:textId="77777777" w:rsidR="00390321" w:rsidRDefault="008C6FEB">
      <w:pPr>
        <w:rPr>
          <w:moveTo w:id="94" w:author="Comparação" w:date="2026-02-02T16:14:00Z" w16du:dateUtc="2026-02-02T19:14:00Z"/>
        </w:rPr>
      </w:pPr>
      <w:moveTo w:id="95" w:author="Comparação" w:date="2026-02-02T16:14:00Z" w16du:dateUtc="2026-02-02T19:14:00Z">
        <w:r>
          <w:rPr>
            <w:i/>
          </w:rPr>
          <w:t>--- Fim da Cláusula 7 ---</w:t>
        </w:r>
      </w:moveTo>
    </w:p>
    <w:p w14:paraId="4A39B6BF" w14:textId="77777777" w:rsidR="00390321" w:rsidRDefault="00390321">
      <w:pPr>
        <w:rPr>
          <w:moveTo w:id="96" w:author="Comparação" w:date="2026-02-02T16:14:00Z" w16du:dateUtc="2026-02-02T19:14:00Z"/>
        </w:rPr>
      </w:pPr>
    </w:p>
    <w:p w14:paraId="2324ABFC" w14:textId="77777777" w:rsidR="00390321" w:rsidRDefault="008C6FEB">
      <w:pPr>
        <w:rPr>
          <w:moveTo w:id="97" w:author="Comparação" w:date="2026-02-02T16:14:00Z" w16du:dateUtc="2026-02-02T19:14:00Z"/>
        </w:rPr>
      </w:pPr>
      <w:moveTo w:id="98" w:author="Comparação" w:date="2026-02-02T16:14:00Z" w16du:dateUtc="2026-02-02T19:14:00Z">
        <w:r>
          <w:rPr>
            <w:b/>
          </w:rPr>
          <w:t>[CLÁUSULA 008]</w:t>
        </w:r>
      </w:moveTo>
    </w:p>
    <w:p w14:paraId="50E699EB" w14:textId="77777777" w:rsidR="00390321" w:rsidRDefault="008C6FEB">
      <w:pPr>
        <w:rPr>
          <w:moveTo w:id="99" w:author="Comparação" w:date="2026-02-02T16:14:00Z" w16du:dateUtc="2026-02-02T19:14:00Z"/>
        </w:rPr>
      </w:pPr>
      <w:moveTo w:id="100" w:author="Comparação" w:date="2026-02-02T16:14:00Z" w16du:dateUtc="2026-02-02T19:14:00Z">
        <w:r>
          <w:t>Cláusula 8 -</w:t>
        </w:r>
      </w:moveTo>
    </w:p>
    <w:p w14:paraId="1CF0A7A2" w14:textId="77777777" w:rsidR="00390321" w:rsidRDefault="008C6FEB">
      <w:pPr>
        <w:rPr>
          <w:moveFrom w:id="101" w:author="Comparação" w:date="2026-02-02T16:14:00Z" w16du:dateUtc="2026-02-02T19:14:00Z"/>
        </w:rPr>
      </w:pPr>
      <w:moveTo w:id="102" w:author="Comparação" w:date="2026-02-02T16:14:00Z" w16du:dateUtc="2026-02-02T19:14:00Z">
        <w:r>
          <w:t xml:space="preserve">3.3 Limited Partner Voting and Management Rights. </w:t>
        </w:r>
      </w:moveTo>
      <w:moveToRangeEnd w:id="92"/>
      <w:del w:id="103" w:author="Comparação" w:date="2026-02-02T16:14:00Z" w16du:dateUtc="2026-02-02T19:14:00Z">
        <w:r>
          <w:delText>only have a right to vote equivalent of up to 9.99% of the voting rights held by all Limited Partners (where the voting rights of a Limited Partner are</w:delText>
        </w:r>
      </w:del>
      <w:ins w:id="104" w:author="Comparação" w:date="2026-02-02T16:14:00Z" w16du:dateUtc="2026-02-02T19:14:00Z">
        <w:r>
          <w:t>The Limited Partners (including the Fund Lead) shall not participate or take part in the management or control of the Fund's business, shall have no right or authority to act for or bind the Fund, and shall not have any right to participate in the day-to-day management of the Fund. Notwithstanding the foregoing, the Limited Partners shall have the right to vote on the following matters, each of which shall require the affirmative vote of a Majority-in-Interest of the Limited Partners: (a) any amendment to t</w:t>
        </w:r>
        <w:r>
          <w:t>his Agreement that materially and adversely affects the rights or obligations of the Limited Partners; (b) any extension of the term of the Fund beyond the term provided in this Agreement; (c) the removal of the General Partner for Cause; (d) any material change to the Fund's investment strategy or investment objectives; (e) any transaction that presents a conflict of interest between the Fund and the General Partner, the Investment Adviser or any of their affiliates; and (f) the dissolution of the Fund pri</w:t>
        </w:r>
        <w:r>
          <w:t>or to its scheduled termination date. For purposes of this Section 3.3, the voting rights of a Limited Partner shall be</w:t>
        </w:r>
      </w:ins>
      <w:r>
        <w:t xml:space="preserve"> based on such Limited Partner's fractional ownership interest in the Fund, expressed as a percentage, the numerator of which is such Limited Partner's Capital Contribution and the denominator of which is the sum of the Capital Contributions of all Limited Partners</w:t>
      </w:r>
      <w:del w:id="105" w:author="Comparação" w:date="2026-02-02T16:14:00Z" w16du:dateUtc="2026-02-02T19:14:00Z">
        <w:r>
          <w:delText>); provided, however, that solely to give effect to the foregoing, if there are fewer than ten (10)</w:delText>
        </w:r>
      </w:del>
      <w:ins w:id="106" w:author="Comparação" w:date="2026-02-02T16:14:00Z" w16du:dateUtc="2026-02-02T19:14:00Z">
        <w:r>
          <w:t>, and "Majority-in-Interest" means</w:t>
        </w:r>
      </w:ins>
      <w:r>
        <w:t xml:space="preserve"> Limited Partners</w:t>
      </w:r>
      <w:del w:id="107" w:author="Comparação" w:date="2026-02-02T16:14:00Z" w16du:dateUtc="2026-02-02T19:14:00Z">
        <w:r>
          <w:delText>, or any Limited Partner's</w:delText>
        </w:r>
      </w:del>
      <w:ins w:id="108" w:author="Comparação" w:date="2026-02-02T16:14:00Z" w16du:dateUtc="2026-02-02T19:14:00Z">
        <w:r>
          <w:t xml:space="preserve"> whose combined</w:t>
        </w:r>
      </w:ins>
      <w:r>
        <w:t xml:space="preserve"> voting rights </w:t>
      </w:r>
      <w:del w:id="109" w:author="Comparação" w:date="2026-02-02T16:14:00Z" w16du:dateUtc="2026-02-02T19:14:00Z">
        <w:r>
          <w:delText>otherwise equal or exceed 10.00%, the General Partner shall be deemed to be a Limited Partner with a Capital Contribution sufficient to cause</w:delText>
        </w:r>
      </w:del>
      <w:ins w:id="110" w:author="Comparação" w:date="2026-02-02T16:14:00Z" w16du:dateUtc="2026-02-02T19:14:00Z">
        <w:r>
          <w:t>so calculated constitute more than fifty percent (50%) of</w:t>
        </w:r>
      </w:ins>
      <w:r>
        <w:t xml:space="preserve"> the voting rights of all Limited Partners</w:t>
      </w:r>
      <w:del w:id="111" w:author="Comparação" w:date="2026-02-02T16:14:00Z" w16du:dateUtc="2026-02-02T19:14:00Z">
        <w:r>
          <w:delText xml:space="preserve"> (other than Investment Adviser and the Fund Lead) to be 9.99% or less</w:delText>
        </w:r>
      </w:del>
      <w:ins w:id="112" w:author="Comparação" w:date="2026-02-02T16:14:00Z" w16du:dateUtc="2026-02-02T19:14:00Z">
        <w:r>
          <w:t xml:space="preserve">. Notwithstanding the foregoing or any other provision of this Agreement to the contrary, </w:t>
        </w:r>
      </w:ins>
      <w:moveFromRangeStart w:id="113" w:author="Comparação" w:date="2026-02-02T16:14:00Z" w:name="move220941299"/>
      <w:moveFrom w:id="114" w:author="Comparação" w:date="2026-02-02T16:14:00Z" w16du:dateUtc="2026-02-02T19:14:00Z">
        <w:r>
          <w:t>.</w:t>
        </w:r>
      </w:moveFrom>
    </w:p>
    <w:p w14:paraId="575BB7C2" w14:textId="77777777" w:rsidR="00390321" w:rsidRDefault="008C6FEB">
      <w:pPr>
        <w:rPr>
          <w:moveFrom w:id="115" w:author="Comparação" w:date="2026-02-02T16:14:00Z" w16du:dateUtc="2026-02-02T19:14:00Z"/>
        </w:rPr>
      </w:pPr>
      <w:moveFrom w:id="116" w:author="Comparação" w:date="2026-02-02T16:14:00Z" w16du:dateUtc="2026-02-02T19:14:00Z">
        <w:r>
          <w:rPr>
            <w:i/>
          </w:rPr>
          <w:t>--- Fim da Cláusula 7 ---</w:t>
        </w:r>
      </w:moveFrom>
    </w:p>
    <w:p w14:paraId="74A5795F" w14:textId="77777777" w:rsidR="00390321" w:rsidRDefault="00390321">
      <w:pPr>
        <w:rPr>
          <w:moveFrom w:id="117" w:author="Comparação" w:date="2026-02-02T16:14:00Z" w16du:dateUtc="2026-02-02T19:14:00Z"/>
        </w:rPr>
      </w:pPr>
    </w:p>
    <w:p w14:paraId="0B2E20EF" w14:textId="77777777" w:rsidR="00390321" w:rsidRDefault="008C6FEB">
      <w:pPr>
        <w:rPr>
          <w:moveFrom w:id="118" w:author="Comparação" w:date="2026-02-02T16:14:00Z" w16du:dateUtc="2026-02-02T19:14:00Z"/>
        </w:rPr>
      </w:pPr>
      <w:moveFrom w:id="119" w:author="Comparação" w:date="2026-02-02T16:14:00Z" w16du:dateUtc="2026-02-02T19:14:00Z">
        <w:r>
          <w:rPr>
            <w:b/>
          </w:rPr>
          <w:t>[CLÁUSULA 008]</w:t>
        </w:r>
      </w:moveFrom>
    </w:p>
    <w:p w14:paraId="03B22833" w14:textId="77777777" w:rsidR="00390321" w:rsidRDefault="008C6FEB">
      <w:pPr>
        <w:rPr>
          <w:moveFrom w:id="120" w:author="Comparação" w:date="2026-02-02T16:14:00Z" w16du:dateUtc="2026-02-02T19:14:00Z"/>
        </w:rPr>
      </w:pPr>
      <w:moveFrom w:id="121" w:author="Comparação" w:date="2026-02-02T16:14:00Z" w16du:dateUtc="2026-02-02T19:14:00Z">
        <w:r>
          <w:t>Cláusula 8 -</w:t>
        </w:r>
      </w:moveFrom>
    </w:p>
    <w:p w14:paraId="39ABAF21" w14:textId="47FB63A6" w:rsidR="00390321" w:rsidRDefault="008C6FEB">
      <w:moveFrom w:id="122" w:author="Comparação" w:date="2026-02-02T16:14:00Z" w16du:dateUtc="2026-02-02T19:14:00Z">
        <w:r>
          <w:t xml:space="preserve">3.3 Limited Partner Voting and Management Rights. </w:t>
        </w:r>
      </w:moveFrom>
      <w:moveFromRangeEnd w:id="113"/>
      <w:del w:id="123" w:author="Comparação" w:date="2026-02-02T16:14:00Z" w16du:dateUtc="2026-02-02T19:14:00Z">
        <w:r>
          <w:delText xml:space="preserve"> The Limited Partners (including the Fund Lead) shall not participate or take part in the management or control of the Fund's business, and shall have no right or authority to act for or bind the Fund, and shall have no voting rights with respect to the Fund pursuant to Section 17-302 of the Act.  Notwithstanding the generality of the foregoing, the Limited Partners shall not have any right to vote on matters set forth in Section 8.2; provided, however, that </w:delText>
        </w:r>
      </w:del>
      <w:r>
        <w:t>this Section 3.3 shall not apply to the Investment Adviser to the extent of the services the Fund engages it to perform.</w:t>
      </w:r>
      <w:del w:id="124" w:author="Comparação" w:date="2026-02-02T16:14:00Z" w16du:dateUtc="2026-02-02T19:14:00Z">
        <w:r>
          <w:delText xml:space="preserve">  Notwithstanding the foregoing or any other provision of this Agreement to the contrary, to the extent that a Limited Partner has any right to vote with respect to its Interest in the Fund, such Limited Partner shall only have a right to vote equivalent of up to 9.99% of the voting rights held by all Limited Partners (where the voting rights of a Limited Partner are based on such Limited Partner's fractional ownership interest in the Fund, expressed as a percentage, the numerator of which is such Limited P</w:delText>
        </w:r>
        <w:r>
          <w:delText>artner's Capital Contribution and the denominator of which is the sum of the Capital Contributions of all Limited Partners); provided, however, that solely to give effect to the foregoing, if there are fewer than ten (10) Limited Partners, or any Limited Partner's voting rights otherwise equal or exceed 10.00%, the General Partner shall be deemed to be a Limited Partner with a Capital Contribution sufficient to cause the voting rights of all Limited Partners (other than Investment Adviser and the Fund Lead)</w:delText>
        </w:r>
        <w:r>
          <w:delText xml:space="preserve"> to be 9.99% or less.</w:delText>
        </w:r>
      </w:del>
    </w:p>
    <w:p w14:paraId="0A6A47E7" w14:textId="77777777" w:rsidR="00390321" w:rsidRDefault="008C6FEB">
      <w:r>
        <w:rPr>
          <w:i/>
        </w:rPr>
        <w:t>--- Fim da Cláusula 8 ---</w:t>
      </w:r>
    </w:p>
    <w:p w14:paraId="2A552443" w14:textId="77777777" w:rsidR="00390321" w:rsidRDefault="00390321"/>
    <w:p w14:paraId="1F5CF2C9" w14:textId="77777777" w:rsidR="00390321" w:rsidRDefault="008C6FEB">
      <w:r>
        <w:rPr>
          <w:b/>
        </w:rPr>
        <w:t>[CLÁUSULA 009]</w:t>
      </w:r>
    </w:p>
    <w:p w14:paraId="4BDAD7B2" w14:textId="77777777" w:rsidR="00390321" w:rsidRDefault="008C6FEB">
      <w:r>
        <w:t>Cláusula 9 -</w:t>
      </w:r>
    </w:p>
    <w:p w14:paraId="259196DD" w14:textId="785C4EFE" w:rsidR="00390321" w:rsidRDefault="008C6FEB">
      <w:r>
        <w:t>3.4 Partnership Capital.</w:t>
      </w:r>
      <w:ins w:id="125" w:author="Comparação" w:date="2026-02-02T16:14:00Z" w16du:dateUtc="2026-02-02T19:14:00Z">
        <w:r>
          <w:br/>
        </w:r>
        <w:r>
          <w:br/>
          <w:t>3.4 Partnership Capital.</w:t>
        </w:r>
      </w:ins>
      <w:r>
        <w:t xml:space="preserve">  </w:t>
      </w:r>
      <w:r>
        <w:br/>
        <w:t xml:space="preserve">3.4.1. Capital Commitments; Capital Contributions.  </w:t>
      </w:r>
      <w:r>
        <w:br/>
        <w:t xml:space="preserve">(a) Each Partner agrees to make (a) an initial Capital Contribution to the Fund upon the Closing in which such Partner is admitted into the Fund in an amount equal to the Initial Drawdown Amount and (b) such additional Capital Contributions to the Fund from time to time as hereinafter set forth; provided, however, that </w:t>
      </w:r>
      <w:del w:id="126" w:author="Comparação" w:date="2026-02-02T16:14:00Z" w16du:dateUtc="2026-02-02T19:14:00Z">
        <w:r>
          <w:delText xml:space="preserve">the General </w:delText>
        </w:r>
      </w:del>
      <w:ins w:id="127" w:author="Comparação" w:date="2026-02-02T16:14:00Z" w16du:dateUtc="2026-02-02T19:14:00Z">
        <w:r>
          <w:t xml:space="preserve">any requirement that a </w:t>
        </w:r>
      </w:ins>
      <w:r>
        <w:t xml:space="preserve">Partner </w:t>
      </w:r>
      <w:del w:id="128" w:author="Comparação" w:date="2026-02-02T16:14:00Z" w16du:dateUtc="2026-02-02T19:14:00Z">
        <w:r>
          <w:delText>may require a Limited Partner with a Capital Commitment less</w:delText>
        </w:r>
      </w:del>
      <w:ins w:id="129" w:author="Comparação" w:date="2026-02-02T16:14:00Z" w16du:dateUtc="2026-02-02T19:14:00Z">
        <w:r>
          <w:t>contribute more</w:t>
        </w:r>
      </w:ins>
      <w:r>
        <w:t xml:space="preserve"> than </w:t>
      </w:r>
      <w:del w:id="130" w:author="Comparação" w:date="2026-02-02T16:14:00Z" w16du:dateUtc="2026-02-02T19:14:00Z">
        <w:r>
          <w:delText>a threshold amount as disclosed on the Platform</w:delText>
        </w:r>
      </w:del>
      <w:ins w:id="131" w:author="Comparação" w:date="2026-02-02T16:14:00Z" w16du:dateUtc="2026-02-02T19:14:00Z">
        <w:r>
          <w:t>the Initial Drawdown Amount at such Partner's initial Closing (including a requirement</w:t>
        </w:r>
      </w:ins>
      <w:r>
        <w:t xml:space="preserve"> to contribute one hundred percent (100%) of such </w:t>
      </w:r>
      <w:del w:id="132" w:author="Comparação" w:date="2026-02-02T16:14:00Z" w16du:dateUtc="2026-02-02T19:14:00Z">
        <w:r>
          <w:delText xml:space="preserve">Limited </w:delText>
        </w:r>
      </w:del>
      <w:r>
        <w:t>Partner’s Capital Commitment</w:t>
      </w:r>
      <w:del w:id="133" w:author="Comparação" w:date="2026-02-02T16:14:00Z" w16du:dateUtc="2026-02-02T19:14:00Z">
        <w:r>
          <w:delText xml:space="preserve"> as such Limited</w:delText>
        </w:r>
      </w:del>
      <w:ins w:id="134" w:author="Comparação" w:date="2026-02-02T16:14:00Z" w16du:dateUtc="2026-02-02T19:14:00Z">
        <w:r>
          <w:t>) shall be effective only if expressly set forth in such</w:t>
        </w:r>
      </w:ins>
      <w:r>
        <w:t xml:space="preserve"> Partner’s </w:t>
      </w:r>
      <w:del w:id="135" w:author="Comparação" w:date="2026-02-02T16:14:00Z" w16du:dateUtc="2026-02-02T19:14:00Z">
        <w:r>
          <w:delText>Initial Drawdown Amount</w:delText>
        </w:r>
      </w:del>
      <w:ins w:id="136" w:author="Comparação" w:date="2026-02-02T16:14:00Z" w16du:dateUtc="2026-02-02T19:14:00Z">
        <w:r>
          <w:t>Subscription Agreement and disclosed to and agreed by such Partner at the time of subscription</w:t>
        </w:r>
      </w:ins>
      <w:r>
        <w:t>. Notwithstanding anything in the foregoing to the contrary, after the Investment Period, the General Partner may request Capital Contributions only to fund expenses, Management and Administrative Fees, if any, and liabilities of the Fund (including but not limited to indemnification); and provided, further, that no Partner shall be required to make any Capital Contribution pursuant to this Section 3.4 which, together with all other Capital Contributions made by such Partner, would exceed such Partner's Cap</w:t>
      </w:r>
      <w:r>
        <w:t>ital Commitment. In the event that AL Advisors Management waives an amount of Administrative Fee pursuant to Section 3.11.4, AL Advisors Management, on its own behalf or on behalf of an assignee, shall subscribe for an Interest in the Fund and have a Capital Commitment to the Fund in an amount equal to its Administrative Fee Waiver Amount as provided in Section 3.11.4. In respect of this Interest AL Advisors Management or its assignee shall be treated as a Limited Partner in the Fund. AL Advisors Management</w:t>
      </w:r>
      <w:r>
        <w:t xml:space="preserve">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Administrative Fee that would otherwise be received as provided in Section 3.11.1 in the manner set forth in Section 3.11.4. For the avoidance of doubt, AL Advisors Management or its </w:t>
      </w:r>
      <w:r>
        <w:t>assignee shall have a Subscription Amount equal to its Administrative Fee Waiver Amount (if any) and shall have irrevocably waived an amount of Administrative Fee equal to the Administrative Fee Waiver Amount (if any). In the event that the Fund Lead waives an amount of Management Fee pursuant to Section 3.10.4, the Fund Lead, on its own behalf or on behalf of an assignee, shall subscribe for an Interest in the Fund and have a Capital Commitment to the Fund in an amount equal to its Management Fee Waiver Am</w:t>
      </w:r>
      <w:r>
        <w:t>ount as provided in Section 3.10.4. In respect of this Interest, the Fund Lead or its assignee shall be treated as a Limited Partner in the Fund. The Fund Lead or its assignee shall be deemed to have made a Capital Contribution to the Fund in the same proportion and at the same time as each other Partner in respect of its Capital Commitment created pursuant to the preceding sentence. Each such deemed Capital Contribution shall result in a dollar-for dollar reduction in the amount of Management Fee that woul</w:t>
      </w:r>
      <w:r>
        <w:t>d otherwise be received as provided in Section 3.10.1 in the manner set forth in Section 3.10.4. For the avoidance of doubt, the Fund Lead or its assignee shall have a Subscription Amount equal to its Management Fee Waiver Amount (if any) and shall have irrevocably waived an amount of Management Fee equal to the Management Fee Waiver Amount (if any). The Investment Adviser or the Sub-Adviser or any of their respective Affiliates may subscribe for an Interest to the Fund and shall be treated like other Limit</w:t>
      </w:r>
      <w:r>
        <w:t>ed Partners in respect of any such subscription; provided, however, that if aggregate Capital Commitments from Limited Partners exceed a documented target amount of Capital Commitments for the Fund, the Fund may cancel any Capital Commitment and redeem any Capital Contributions from the Investment Adviser or its Affiliates to the extent of such excess. Any decision to redeem the Investment Adviser's Capital Contribution pursuant to this paragraph shall be made by the General Partner on behalf of the Fund.</w:t>
      </w:r>
    </w:p>
    <w:p w14:paraId="5D5575E6" w14:textId="77777777" w:rsidR="00390321" w:rsidRDefault="008C6FEB">
      <w:r>
        <w:rPr>
          <w:i/>
        </w:rPr>
        <w:t>--- Fim da Cláusula 9 ---</w:t>
      </w:r>
    </w:p>
    <w:p w14:paraId="3298DBB0" w14:textId="77777777" w:rsidR="00390321" w:rsidRDefault="00390321"/>
    <w:p w14:paraId="2D30AE54" w14:textId="77777777" w:rsidR="00390321" w:rsidRDefault="008C6FEB">
      <w:r>
        <w:rPr>
          <w:b/>
        </w:rPr>
        <w:t>[CLÁUSULA 010]</w:t>
      </w:r>
    </w:p>
    <w:p w14:paraId="3F9C999E" w14:textId="77777777" w:rsidR="00390321" w:rsidRDefault="008C6FEB">
      <w:r>
        <w:t>Cláusula 10 -</w:t>
      </w:r>
    </w:p>
    <w:p w14:paraId="75BE18B6" w14:textId="798A06A7" w:rsidR="00390321" w:rsidRDefault="008C6FEB">
      <w:r>
        <w:t xml:space="preserve">3.5 Pro-Rata Rights; Follow-On Opportunities.  </w:t>
      </w:r>
      <w:r>
        <w:br/>
        <w:t xml:space="preserve">3.5.1. At times the Fund's investment in a Portfolio Company (the "Initial Investment") by its terms may give rise to rights to purchase additional securities in such Portfolio Company's future offerings ("Pro-Rata Rights"). The Fund may also be offered the opportunity to participate in subsequent sales and purchases of additional securities issued by a Portfolio Company ("Follow-On Investment Offers"). </w:t>
      </w:r>
      <w:del w:id="137" w:author="Comparação" w:date="2026-02-02T16:14:00Z" w16du:dateUtc="2026-02-02T19:14:00Z">
        <w:r>
          <w:delText xml:space="preserve"> </w:delText>
        </w:r>
      </w:del>
      <w:r>
        <w:t xml:space="preserve">The Fund does not reserve capital for the exercise of Pro-Rata Rights and Follow-On Investment Offers unless otherwise indicated on Exhibit A. </w:t>
      </w:r>
      <w:del w:id="138" w:author="Comparação" w:date="2026-02-02T16:14:00Z" w16du:dateUtc="2026-02-02T19:14:00Z">
        <w:r>
          <w:delText xml:space="preserve">  Notwithstanding </w:delText>
        </w:r>
      </w:del>
      <w:ins w:id="139" w:author="Comparação" w:date="2026-02-02T16:14:00Z" w16du:dateUtc="2026-02-02T19:14:00Z">
        <w:r>
          <w:t xml:space="preserve">The Fund shall have </w:t>
        </w:r>
      </w:ins>
      <w:r>
        <w:t xml:space="preserve">the </w:t>
      </w:r>
      <w:del w:id="140" w:author="Comparação" w:date="2026-02-02T16:14:00Z" w16du:dateUtc="2026-02-02T19:14:00Z">
        <w:r>
          <w:delText xml:space="preserve">foregoing, the Investment Adviser may, in its sole discretion, </w:delText>
        </w:r>
      </w:del>
      <w:ins w:id="141" w:author="Comparação" w:date="2026-02-02T16:14:00Z" w16du:dateUtc="2026-02-02T19:14:00Z">
        <w:r>
          <w:t xml:space="preserve">first right, but not the obligation, to </w:t>
        </w:r>
      </w:ins>
      <w:r>
        <w:t xml:space="preserve">exercise any Pro-Rata Rights </w:t>
      </w:r>
      <w:del w:id="142" w:author="Comparação" w:date="2026-02-02T16:14:00Z" w16du:dateUtc="2026-02-02T19:14:00Z">
        <w:r>
          <w:delText>or</w:delText>
        </w:r>
      </w:del>
      <w:ins w:id="143" w:author="Comparação" w:date="2026-02-02T16:14:00Z" w16du:dateUtc="2026-02-02T19:14:00Z">
        <w:r>
          <w:t>and to accept</w:t>
        </w:r>
      </w:ins>
      <w:r>
        <w:t xml:space="preserve"> any Follow-On Investment </w:t>
      </w:r>
      <w:ins w:id="144" w:author="Comparação" w:date="2026-02-02T16:14:00Z" w16du:dateUtc="2026-02-02T19:14:00Z">
        <w:r>
          <w:t xml:space="preserve">Offers, in each case up to the Fund's pro rata share of the securities offered in the applicable offering (as determined in accordance with the terms of such Pro-Rata Rights or Follow-On Investment </w:t>
        </w:r>
      </w:ins>
      <w:r>
        <w:t xml:space="preserve">Offer </w:t>
      </w:r>
      <w:del w:id="145" w:author="Comparação" w:date="2026-02-02T16:14:00Z" w16du:dateUtc="2026-02-02T19:14:00Z">
        <w:r>
          <w:delText xml:space="preserve">in any manner, </w:delText>
        </w:r>
      </w:del>
      <w:r>
        <w:t>or</w:t>
      </w:r>
      <w:ins w:id="146" w:author="Comparação" w:date="2026-02-02T16:14:00Z" w16du:dateUtc="2026-02-02T19:14:00Z">
        <w:r>
          <w:t>, if not specified therein, based on the Fund's ownership percentage of the Portfolio Company immediately prior to such offering). The Investment Adviser shall not</w:t>
        </w:r>
      </w:ins>
      <w:r>
        <w:t xml:space="preserve"> assign or transfer such Pro-Rata Rights or </w:t>
      </w:r>
      <w:del w:id="147" w:author="Comparação" w:date="2026-02-02T16:14:00Z" w16du:dateUtc="2026-02-02T19:14:00Z">
        <w:r>
          <w:delText xml:space="preserve">such </w:delText>
        </w:r>
      </w:del>
      <w:r>
        <w:t xml:space="preserve">Follow-On Investment </w:t>
      </w:r>
      <w:del w:id="148" w:author="Comparação" w:date="2026-02-02T16:14:00Z" w16du:dateUtc="2026-02-02T19:14:00Z">
        <w:r>
          <w:delText>Offer, as applicable,</w:delText>
        </w:r>
      </w:del>
      <w:ins w:id="149" w:author="Comparação" w:date="2026-02-02T16:14:00Z" w16du:dateUtc="2026-02-02T19:14:00Z">
        <w:r>
          <w:t>Offers</w:t>
        </w:r>
      </w:ins>
      <w:r>
        <w:t xml:space="preserve"> to any third </w:t>
      </w:r>
      <w:del w:id="150" w:author="Comparação" w:date="2026-02-02T16:14:00Z" w16du:dateUtc="2026-02-02T19:14:00Z">
        <w:r>
          <w:delText>parties</w:delText>
        </w:r>
      </w:del>
      <w:ins w:id="151" w:author="Comparação" w:date="2026-02-02T16:14:00Z" w16du:dateUtc="2026-02-02T19:14:00Z">
        <w:r>
          <w:t>party</w:t>
        </w:r>
      </w:ins>
      <w:r>
        <w:t xml:space="preserve"> (including to one or more other investment vehicles advised </w:t>
      </w:r>
      <w:del w:id="152" w:author="Comparação" w:date="2026-02-02T16:14:00Z" w16du:dateUtc="2026-02-02T19:14:00Z">
        <w:r>
          <w:delText xml:space="preserve">by the Investment Adviser, in accordance with the Investment Adviser's </w:delText>
        </w:r>
      </w:del>
      <w:ins w:id="153" w:author="Comparação" w:date="2026-02-02T16:14:00Z" w16du:dateUtc="2026-02-02T19:14:00Z">
        <w:r>
          <w:t xml:space="preserve">or managed by the Investment Adviser) without first offering such rights to the Fund on the same terms and providing the Fund a commercially reasonable period, which shall be no less than ten (10) business days, to elect to exercise or decline, in whole or in part, such rights. If the Fund timely declines or elects not to exercise such rights in whole or in part, the Investment Adviser may, subject to its </w:t>
        </w:r>
      </w:ins>
      <w:r>
        <w:t>then</w:t>
      </w:r>
      <w:del w:id="154" w:author="Comparação" w:date="2026-02-02T16:14:00Z" w16du:dateUtc="2026-02-02T19:14:00Z">
        <w:r>
          <w:delText xml:space="preserve"> </w:delText>
        </w:r>
      </w:del>
      <w:ins w:id="155" w:author="Comparação" w:date="2026-02-02T16:14:00Z" w16du:dateUtc="2026-02-02T19:14:00Z">
        <w:r>
          <w:t>-</w:t>
        </w:r>
      </w:ins>
      <w:r>
        <w:t>current allocation policy</w:t>
      </w:r>
      <w:del w:id="156" w:author="Comparação" w:date="2026-02-02T16:14:00Z" w16du:dateUtc="2026-02-02T19:14:00Z">
        <w:r>
          <w:delText>, which may be offered to some, but not all Limited Partners in the Investment Adviser's sole discretion), in full or in part, without Consent of or notice to the General Partner, the Sub-Adviser (if any) or the Limited Partners (including the Fund Lead).</w:delText>
        </w:r>
      </w:del>
      <w:ins w:id="157" w:author="Comparação" w:date="2026-02-02T16:14:00Z" w16du:dateUtc="2026-02-02T19:14:00Z">
        <w:r>
          <w:t xml:space="preserve"> and applicable law, exercise, assign or transfer, in whole or in part, such rights to one or more third parties (including other investment vehicles advised or managed by the Investment Adviser).</w:t>
        </w:r>
      </w:ins>
      <w:r>
        <w:t xml:space="preserve"> In exercising </w:t>
      </w:r>
      <w:del w:id="158" w:author="Comparação" w:date="2026-02-02T16:14:00Z" w16du:dateUtc="2026-02-02T19:14:00Z">
        <w:r>
          <w:delText>such discretion</w:delText>
        </w:r>
      </w:del>
      <w:ins w:id="159" w:author="Comparação" w:date="2026-02-02T16:14:00Z" w16du:dateUtc="2026-02-02T19:14:00Z">
        <w:r>
          <w:t>its responsibilities with respect to Pro-Rata Rights and Follow-On Investment Offers</w:t>
        </w:r>
      </w:ins>
      <w:r>
        <w:t xml:space="preserve">, the Investment Adviser may consult with the Fund Lead and/or </w:t>
      </w:r>
      <w:del w:id="160" w:author="Comparação" w:date="2026-02-02T16:14:00Z" w16du:dateUtc="2026-02-02T19:14:00Z">
        <w:r>
          <w:delText>Sub-Adviser in determining whether the Fund shall participate in any Pro-Rata Rights and Follow-On Investment Offers;</w:delText>
        </w:r>
      </w:del>
      <w:ins w:id="161" w:author="Comparação" w:date="2026-02-02T16:14:00Z" w16du:dateUtc="2026-02-02T19:14:00Z">
        <w:r>
          <w:t>the Sub-Adviser (if any);</w:t>
        </w:r>
      </w:ins>
      <w:r>
        <w:t xml:space="preserve"> provided</w:t>
      </w:r>
      <w:ins w:id="162" w:author="Comparação" w:date="2026-02-02T16:14:00Z" w16du:dateUtc="2026-02-02T19:14:00Z">
        <w:r>
          <w:t>, however,</w:t>
        </w:r>
      </w:ins>
      <w:r>
        <w:t xml:space="preserve"> that</w:t>
      </w:r>
      <w:del w:id="163" w:author="Comparação" w:date="2026-02-02T16:14:00Z" w16du:dateUtc="2026-02-02T19:14:00Z">
        <w:r>
          <w:delText>, for the avoidance of doubt, in the event the Fund Lead and/or Sub-Adviser is unresponsive to the</w:delText>
        </w:r>
      </w:del>
      <w:ins w:id="164" w:author="Comparação" w:date="2026-02-02T16:14:00Z" w16du:dateUtc="2026-02-02T19:14:00Z">
        <w:r>
          <w:t xml:space="preserve"> such</w:t>
        </w:r>
      </w:ins>
      <w:r>
        <w:t xml:space="preserve"> consultation</w:t>
      </w:r>
      <w:del w:id="165" w:author="Comparação" w:date="2026-02-02T16:14:00Z" w16du:dateUtc="2026-02-02T19:14:00Z">
        <w:r>
          <w:delText>,</w:delText>
        </w:r>
      </w:del>
      <w:ins w:id="166" w:author="Comparação" w:date="2026-02-02T16:14:00Z" w16du:dateUtc="2026-02-02T19:14:00Z">
        <w:r>
          <w:t xml:space="preserve"> shall not supplant the Fund's first right described above, and</w:t>
        </w:r>
      </w:ins>
      <w:r>
        <w:t xml:space="preserve"> the Investment Adviser </w:t>
      </w:r>
      <w:del w:id="167" w:author="Comparação" w:date="2026-02-02T16:14:00Z" w16du:dateUtc="2026-02-02T19:14:00Z">
        <w:r>
          <w:delText>may exercise any Pro-Rata Rights or any Follow-On Investment Offer in any manner, including but not limited to, the options in the foregoing sentence or letting the opportunities lapse. Each</w:delText>
        </w:r>
      </w:del>
      <w:ins w:id="168" w:author="Comparação" w:date="2026-02-02T16:14:00Z" w16du:dateUtc="2026-02-02T19:14:00Z">
        <w:r>
          <w:t>shall continue to comply with the offer and timing requirements set forth in this Section. Nothing in this Section shall constitute a waiver by any Limited Partner of any rights or remedies available to such</w:t>
        </w:r>
      </w:ins>
      <w:r>
        <w:t xml:space="preserve"> Limited Partner </w:t>
      </w:r>
      <w:del w:id="169" w:author="Comparação" w:date="2026-02-02T16:14:00Z" w16du:dateUtc="2026-02-02T19:14:00Z">
        <w:r>
          <w:delText xml:space="preserve">acknowledges and agrees that any Pro-Rata Rights and Follow-On Investment Offers are not actual rights or entitlements exercisable by the Fund (or any Limited Partner).  To the full extent permissible </w:delText>
        </w:r>
      </w:del>
      <w:r>
        <w:t xml:space="preserve">under </w:t>
      </w:r>
      <w:del w:id="170" w:author="Comparação" w:date="2026-02-02T16:14:00Z" w16du:dateUtc="2026-02-02T19:14:00Z">
        <w:r>
          <w:delText>federal securities law, each Limited Partner waives any right or remedy it may have in connection with a decision by the Investment Adviser on behalf of the Fund to exercise, assign or otherwise dispose of Pro-Rata Rights</w:delText>
        </w:r>
      </w:del>
      <w:ins w:id="171" w:author="Comparação" w:date="2026-02-02T16:14:00Z" w16du:dateUtc="2026-02-02T19:14:00Z">
        <w:r>
          <w:t>applicable law</w:t>
        </w:r>
      </w:ins>
      <w:r>
        <w:t xml:space="preserve"> or </w:t>
      </w:r>
      <w:del w:id="172" w:author="Comparação" w:date="2026-02-02T16:14:00Z" w16du:dateUtc="2026-02-02T19:14:00Z">
        <w:r>
          <w:delText>a Follow-On Investment Offer.  No action or inaction by the Investment Adviser with respect to any Pro-Rata Rights or Follow-On Investment Offers, as applicable, shall be deemed to adversely impact any rights or entitlements of any Limited Partner by virtue of its Interest</w:delText>
        </w:r>
      </w:del>
      <w:ins w:id="173" w:author="Comparação" w:date="2026-02-02T16:14:00Z" w16du:dateUtc="2026-02-02T19:14:00Z">
        <w:r>
          <w:t>under this Agreement</w:t>
        </w:r>
      </w:ins>
      <w:r>
        <w:t>.</w:t>
      </w:r>
    </w:p>
    <w:p w14:paraId="18C707EA" w14:textId="77777777" w:rsidR="00390321" w:rsidRDefault="008C6FEB">
      <w:r>
        <w:rPr>
          <w:i/>
        </w:rPr>
        <w:t>--- Fim da Cláusula 10 ---</w:t>
      </w:r>
    </w:p>
    <w:p w14:paraId="268750FC" w14:textId="77777777" w:rsidR="00390321" w:rsidRDefault="00390321"/>
    <w:p w14:paraId="303A9722" w14:textId="77777777" w:rsidR="00390321" w:rsidRDefault="008C6FEB">
      <w:r>
        <w:rPr>
          <w:b/>
        </w:rPr>
        <w:t>[CLÁUSULA 011]</w:t>
      </w:r>
    </w:p>
    <w:p w14:paraId="52C4C70C" w14:textId="77777777" w:rsidR="00390321" w:rsidRDefault="008C6FEB">
      <w:r>
        <w:t>Cláusula 11 -</w:t>
      </w:r>
    </w:p>
    <w:p w14:paraId="3F2E3FCF" w14:textId="77777777" w:rsidR="00132D4A" w:rsidRDefault="008C6FEB">
      <w:pPr>
        <w:rPr>
          <w:del w:id="174" w:author="Comparação" w:date="2026-02-02T16:14:00Z" w16du:dateUtc="2026-02-02T19:14:00Z"/>
        </w:rPr>
      </w:pPr>
      <w:del w:id="175" w:author="Comparação" w:date="2026-02-02T16:14:00Z" w16du:dateUtc="2026-02-02T19:14:00Z">
        <w:r>
          <w:delText>ner agrees that payment of its required Capital Contributions when due is of the essence, that any Default by any Partner would cause injury to the Fund and to the other Partners and that the amount of damages caused by any such injury cannot be estimated with reasonable accuracy.  Unless otherwise provided on the Schedule for the applicable Class, upon any Event of Default by a Partner, the General Partner, in its sole discretion, shall have the right to pursue one or more of the following remedies on beha</w:delText>
        </w:r>
        <w:r>
          <w:delText>lf of the Fund: (i) cause such Defaulting Partner to forfeit all or a portion of its Capital Account, with the amount forfeited being allocated, as a credit, to the Capital Accounts of the Partners other than such Defaulting Partner in proportion to their respective Commitment Percentages as most recently determined; (ii) cause all or a portion of such Defaulting Partner's interest in the Fund to be subject to a mandatory withdrawal or sale to a third party at such discount to the net asset value of such De</w:delText>
        </w:r>
        <w:r>
          <w:delText>faulting Partner's Capital Account and other terms as the General Partner determines in its sole discretion; (iii) withhold all distributions (or portions thereof) that would otherwise be made to such Defaulting Partner pursuant to this Agreement and apply such withheld distributions to offset any amounts owed by the Defaulting Partner to the Fund; and (iv) reduce or cancel the Unfunded Commitment of the Defaulting Partner on such terms as the General Partner reasonably determines (which may include leaving</w:delText>
        </w:r>
        <w:r>
          <w:delText xml:space="preserve"> such Defaulting Partner obligated to make Capital Contributions with respect to Management Fees, Administrative Fees and Fund expenses allocable to such Defaulting Partner or its Capital Commitment up to the amount of such Defaulting Partner's Unfunded Commitment at the time such Unfunded Commitment is so reduced or canceled).  In the case of clause (i) or (ii) of the immediately preceding sentence, this Agreement and the Fund’s books and records shall be amended as necessary to reflect such reduction in s</w:delText>
        </w:r>
        <w:r>
          <w:delText>uch Defaulting Partner's interest in the Fund and to reduce such Partner's Capital Account accordingly.   The General Partner's election to pursue any one of such remedies shall not be deemed to preclude the General Partner from pursuing any other available remedy, simultaneously or subsequently, including but not limited to, damages (any amount of which shall be withheld from distributions otherwise payable to the Defaulting Partner) or specific performance.  The Defaulting Partner shall continue to remain</w:delText>
        </w:r>
        <w:r>
          <w:delText xml:space="preserve"> obligated to provide funds as required by the General Partner up to the full amount of its Unfunded Commitment and to pay its share of all Management Fees, Administrative Fees or Fund expenses allocable to such Defaulting Partner or its Capital Commitment under this Agreement.  Notwithstanding any Event of Default, the General Partner may, in its sole discretion, compromise the obligation of a Defaulting Partner that is a Limited Partner to make Capital Contributions or to pay certain other amounts pursuan</w:delText>
        </w:r>
        <w:r>
          <w:delText>t to this Agreement on such terms as the General Partner determines in its sole discretion.  No failure or delay by the General Partner in exercising any remedy hereunder shall operate as a waiver thereof, and a waiver by the General Partner of a particular right or remedy on one occasion shall not be deemed a waiver of any other right or remedy or a waiver on any subsequent occasion.</w:delText>
        </w:r>
      </w:del>
    </w:p>
    <w:p w14:paraId="6214ED13" w14:textId="77777777" w:rsidR="00390321" w:rsidRDefault="008C6FEB">
      <w:pPr>
        <w:rPr>
          <w:ins w:id="176" w:author="Comparação" w:date="2026-02-02T16:14:00Z" w16du:dateUtc="2026-02-02T19:14:00Z"/>
        </w:rPr>
      </w:pPr>
      <w:ins w:id="177" w:author="Comparação" w:date="2026-02-02T16:14:00Z" w16du:dateUtc="2026-02-02T19:14:00Z">
        <w:r>
          <w:t xml:space="preserve">O Parceiro concorda que o pagamento de suas Contribuições de Capital exigidas na data de vencimento é essencial, que qualquer Inadimplência por qualquer Parceiro causaria prejuízo ao Fundo e aos demais Parceiros e que o montante dos danos causados por tal prejuízo pode ser difícil de estimar com precisão. Salvo disposição em contrário no Quadro aplicável à Classe, em caso de qualquer Evento de Inadimplência de um Parceiro, o Sócio Geral, nos termos e limites estabelecidos nesta cláusula, terá o direito de, </w:t>
        </w:r>
        <w:r>
          <w:t>em nome do Fundo, adotar uma ou mais das seguintes medidas, observadas (A) prévia notificação por escrito ao Parceiro inadimplente contendo descrição da inadimplência e do montante devido, quando aplicável, e (B) concessão de prazo de cure de 30 (trinta) dias contados do recebimento da referida notificação (ou prazo maior razoavelmente determinar pelo Sócio Geral em função da natureza da inadimplência), durante o qual o Parceiro inadimplente poderá sanar a inadimplência:</w:t>
        </w:r>
        <w:r>
          <w:br/>
        </w:r>
        <w:r>
          <w:br/>
          <w:t>(i) causar que tal Parceiro inadimp</w:t>
        </w:r>
        <w:r>
          <w:t>lente perca total ou parcialmente seu Capital Account, sendo que (a) o montante a ser retido ou perdido será limitado ao montante dos danos efetivamente sofridos pelo Fundo e por outros Parceiros, conforme determinação escrita e fundamentada do Sócio Geral, e (b) em hipótese alguma tal perda unilateral excederá 25% (vinte e cinco por cento) do valor do Capital Account do Parceiro inadimplente à época da determinação, salvo se aprovada pela Maioria em Interesse dos demais Parceiros (excluindo o Parceiro inad</w:t>
        </w:r>
        <w:r>
          <w:t>implente), caso em que a perda poderá ser maior até o limite de 50% (cinquenta por cento) do referido Capital Account quando a Maioria em Interesse, com fundamentação escrita, concluir que tal medida é proporcional e necessária para reparar prejuízos extraordinários;</w:t>
        </w:r>
        <w:r>
          <w:br/>
        </w:r>
        <w:r>
          <w:br/>
          <w:t>(ii) submeter todo ou parte do interesse do Parceiro inadimplente no Fundo a retirada obrigatória ou venda a terceiro, em termos que sejam razoáveis e em consonância com o disposto nesta cláusula, incluída a aplicação de desconto sobre o valor</w:t>
        </w:r>
        <w:r>
          <w:t xml:space="preserve"> patrimonial líquido (NAV) do Capital Account do Parceiro inadimplente, sendo que qualquer desconto aplicado não poderá, sem aprovação prévia da Maioria em Interesse dos demais Parceiros (excluindo o Parceiro inadimplente), exceder 25% (vinte e cinco por cento) do NAV aplicável; quando a Maioria em Interesse aprovar, o desconto poderá atingir até 50% (cinquenta por cento) do NAV, desde que tal decisão seja acompanhada de justificação escrita demonstrando proporcionalidade em relação aos danos apurados;</w:t>
        </w:r>
        <w:r>
          <w:br/>
        </w:r>
        <w:r>
          <w:br/>
          <w:t>(ii</w:t>
        </w:r>
        <w:r>
          <w:t>i) reter todas as distribuições (ou parcelas delas) que, de outra forma, seriam pagas a tal Parceiro inadimplente nos termos deste Acordo e aplicar tais quantias retidas para compensar quaisquer valores devidos pelo Parceiro inadimplente ao Fundo, sendo que a retenção será limitada ao montante razoavelmente necessário para cobrira obrigação identificada na notificação de inadimplência e deverá ser acompanhada de demonstrativo detalhado do cálculo; e</w:t>
        </w:r>
        <w:r>
          <w:br/>
        </w:r>
        <w:r>
          <w:br/>
          <w:t>(iv) reduzir ou cancelar o Unfunded Commitment do Parceir</w:t>
        </w:r>
        <w:r>
          <w:t>o inadimplente nos termos que o Sócio Geral, de boa fé e de forma proporcional aos prejuízos efetivamente incorridos, determinar, observando que tal redução ou cancelamento não eximirá o Parceiro inadimplente da obrigação de contribuir para Management Fees, Administrative Fees e despesas do Fundo alocáveis ao referido Parceiro ou ao seu Commitment até o montante remanescente do Unfunded Commitment imediatamente anterior à redução, salvo disposição diversa aprovada pela Maioria em Interesse.</w:t>
        </w:r>
        <w:r>
          <w:br/>
        </w:r>
        <w:r>
          <w:br/>
          <w:t xml:space="preserve">Na hipótese de </w:t>
        </w:r>
        <w:r>
          <w:t>aplicação das alíneas (i) ou (ii) acima, este Acordo e os livros e registros do Fundo serão alterados na extensão necessária para refletir a redução do interesse do Parceiro inadimplente no Fundo e para ajustar o seu Capital Account de forma consistente com a determinação escrita sobre os danos e as medidas adotadas. O Sócio Geral deverá preparar e fornecer ao Parceiro inadimplente, no prazo razoável, demonstração escrita que fundamente a necessidade e o cálculo de qualquer perda, desconto, retenção ou redu</w:t>
        </w:r>
        <w:r>
          <w:t>ção, e, quando solicitado pelo Parceiro inadimplente, a matéria sujeitar-se-á a revisão pela Maioria em Interesse dos demais Parceiros (excluindo o inadimplente) antes da efetivação de medidas que impliquem redução superior a 15% (quinze por cento) do Capital Account do Parceiro inadimplente.</w:t>
        </w:r>
        <w:r>
          <w:br/>
        </w:r>
        <w:r>
          <w:br/>
          <w:t>A eleição do Sócio Geral por qualquer uma das medidas acima não impedirá o exercício de quaisquer outros direitos ou recursos disponíveis, simultaneamente ou subsequentemente, incluindo, sem limitação, cobrança de per</w:t>
        </w:r>
        <w:r>
          <w:t xml:space="preserve">das e danos (os quais poderão ser compensados mediante retenção de distribuições devidas ao Parceiro inadimplente) ou exigência de cumprimento específico, desde que tais medidas observem os limites e procedimentos de notificação, prazo de cure e proporcionalidade previstos nesta cláusula. O Parceiro inadimplente permanecerá obrigado a prover fundos conforme exigido pelo Sócio Geral até o montante integral do seu Unfunded Commitment e a pagar sua parcela de Management Fees, Administrative Fees e despesas do </w:t>
        </w:r>
        <w:r>
          <w:t>Fundo alocáveis ao seu Capital Commitment, nos termos deste Acordo.</w:t>
        </w:r>
        <w:r>
          <w:br/>
        </w:r>
        <w:r>
          <w:br/>
          <w:t>Sem prejuízo do acima, e não obstante qualquer Evento de Inadimplência, o Sócio Geral poderá, de boa fé e mediante justificação escrita, acordar com um Parceiro inadimplente que seja um Limited Partner condições conciliatórias para a contribuição de Capital ou para o pagamento de outros montantes devidos, observados os princípios de proporcionalidade e de proteção aos demais Parceiros. Nenhuma omissão ou demora pelo Sócio Geral no exercíci</w:t>
        </w:r>
        <w:r>
          <w:t>o de qualquer remédio previsto neste instrumento constituirá renúncia do mesmo, e a renúncia pelo Sócio Geral de qualquer direito ou remédio em uma ocasião não será interpretada como renúncia de qualquer outro direito ou remédio ou de qualquer direito em ocasião subsequente.</w:t>
        </w:r>
      </w:ins>
    </w:p>
    <w:p w14:paraId="57D7EA50" w14:textId="77777777" w:rsidR="00390321" w:rsidRDefault="008C6FEB">
      <w:r>
        <w:rPr>
          <w:i/>
        </w:rPr>
        <w:t>--- Fim da Cláusula 11 ---</w:t>
      </w:r>
    </w:p>
    <w:p w14:paraId="1144D4EF" w14:textId="77777777" w:rsidR="00390321" w:rsidRDefault="00390321"/>
    <w:p w14:paraId="18A98E72" w14:textId="77777777" w:rsidR="00390321" w:rsidRDefault="008C6FEB">
      <w:r>
        <w:rPr>
          <w:b/>
        </w:rPr>
        <w:t>[CLÁUSULA 012]</w:t>
      </w:r>
    </w:p>
    <w:p w14:paraId="3BCA790A" w14:textId="77777777" w:rsidR="00390321" w:rsidRDefault="008C6FEB">
      <w:r>
        <w:t>Cláusula 12 -</w:t>
      </w:r>
    </w:p>
    <w:p w14:paraId="6192555D" w14:textId="77777777" w:rsidR="00390321" w:rsidRDefault="008C6FEB">
      <w:r>
        <w:t xml:space="preserve">(c) No Limited Partner shall have any right to demand the return of its Capital Contribution or </w:t>
      </w:r>
      <w:ins w:id="178" w:author="Comparação" w:date="2026-02-02T16:14:00Z" w16du:dateUtc="2026-02-02T19:14:00Z">
        <w:r>
          <w:t xml:space="preserve">to </w:t>
        </w:r>
      </w:ins>
      <w:r>
        <w:t>revoke an Unfunded Commitment, except upon dissolution of the Fund pursuant to Article VII</w:t>
      </w:r>
      <w:ins w:id="179" w:author="Comparação" w:date="2026-02-02T16:14:00Z" w16du:dateUtc="2026-02-02T19:14:00Z">
        <w:r>
          <w:t>; provided, however, that a Limited Partner may request withdrawal from the Fund upon at least ninety (90) days' prior written notice to the General Partner, subject to: (i) approval of the General Partner, which approval shall not be unreasonably withheld; (ii) sufficient liquidity of the Fund to permit such withdrawal without materially prejudicing the Fund's operations or interests; (iii) payment in full of all amounts then due and owing to the Fund by such Limited Partner; and (iv) compliance with any t</w:t>
        </w:r>
        <w:r>
          <w:t>ransfer restrictions set forth in this Agreement and with applicable law</w:t>
        </w:r>
      </w:ins>
      <w:r>
        <w:t>.</w:t>
      </w:r>
    </w:p>
    <w:p w14:paraId="45E1BDBB" w14:textId="77777777" w:rsidR="00390321" w:rsidRDefault="008C6FEB">
      <w:r>
        <w:rPr>
          <w:i/>
        </w:rPr>
        <w:t>--- Fim da Cláusula 12 ---</w:t>
      </w:r>
    </w:p>
    <w:p w14:paraId="00388CD3" w14:textId="77777777" w:rsidR="00390321" w:rsidRDefault="00390321"/>
    <w:p w14:paraId="147F1E9F" w14:textId="77777777" w:rsidR="00390321" w:rsidRDefault="008C6FEB">
      <w:r>
        <w:rPr>
          <w:b/>
        </w:rPr>
        <w:t>[CLÁUSULA 013]</w:t>
      </w:r>
    </w:p>
    <w:p w14:paraId="6BC6746E" w14:textId="77777777" w:rsidR="00390321" w:rsidRDefault="008C6FEB">
      <w:r>
        <w:t>Cláusula 13 -</w:t>
      </w:r>
    </w:p>
    <w:p w14:paraId="376D90C9" w14:textId="3F02CFF3" w:rsidR="00390321" w:rsidRDefault="008C6FEB">
      <w:r>
        <w:t xml:space="preserve">5.2.5. Notwithstanding anything herein to the contrary, the General Partner </w:t>
      </w:r>
      <w:del w:id="180" w:author="Comparação" w:date="2026-02-02T16:14:00Z" w16du:dateUtc="2026-02-02T19:14:00Z">
        <w:r>
          <w:delText xml:space="preserve">does not, shall not and will not owe any fiduciary duties of any kind whatsoever to the Fund, or to any of the Limited Partners, </w:delText>
        </w:r>
      </w:del>
      <w:ins w:id="181" w:author="Comparação" w:date="2026-02-02T16:14:00Z" w16du:dateUtc="2026-02-02T19:14:00Z">
        <w:r>
          <w:t xml:space="preserve">shall not be liable </w:t>
        </w:r>
      </w:ins>
      <w:r>
        <w:t xml:space="preserve">solely by virtue of its role as </w:t>
      </w:r>
      <w:del w:id="182" w:author="Comparação" w:date="2026-02-02T16:14:00Z" w16du:dateUtc="2026-02-02T19:14:00Z">
        <w:r>
          <w:delText xml:space="preserve">the </w:delText>
        </w:r>
      </w:del>
      <w:r>
        <w:t>General Partner</w:t>
      </w:r>
      <w:del w:id="183" w:author="Comparação" w:date="2026-02-02T16:14:00Z" w16du:dateUtc="2026-02-02T19:14:00Z">
        <w:r>
          <w:delText>, including, but not limited to, the duties of due care</w:delText>
        </w:r>
      </w:del>
      <w:ins w:id="184" w:author="Comparação" w:date="2026-02-02T16:14:00Z" w16du:dateUtc="2026-02-02T19:14:00Z">
        <w:r>
          <w:t xml:space="preserve"> for ordinary mistakes in judgment made in good faith. The General Partner shall owe duties of good faith and fair dealing to the Fund</w:t>
        </w:r>
      </w:ins>
      <w:r>
        <w:t xml:space="preserve"> and </w:t>
      </w:r>
      <w:del w:id="185" w:author="Comparação" w:date="2026-02-02T16:14:00Z" w16du:dateUtc="2026-02-02T19:14:00Z">
        <w:r>
          <w:delText xml:space="preserve">loyalty, whether such duties were established as of the date of this Agreement or any time hereafter, </w:delText>
        </w:r>
      </w:del>
      <w:ins w:id="186" w:author="Comparação" w:date="2026-02-02T16:14:00Z" w16du:dateUtc="2026-02-02T19:14:00Z">
        <w:r>
          <w:t xml:space="preserve">to the Limited Partners, </w:t>
        </w:r>
      </w:ins>
      <w:r>
        <w:t xml:space="preserve">and </w:t>
      </w:r>
      <w:del w:id="187" w:author="Comparação" w:date="2026-02-02T16:14:00Z" w16du:dateUtc="2026-02-02T19:14:00Z">
        <w:r>
          <w:delText xml:space="preserve">whether established under common law, at equity or legislatively defined. It is the intention of the Parties to this Agreement that any such fiduciary duties be affirmatively eliminated to the fullest </w:delText>
        </w:r>
      </w:del>
      <w:ins w:id="188" w:author="Comparação" w:date="2026-02-02T16:14:00Z" w16du:dateUtc="2026-02-02T19:14:00Z">
        <w:r>
          <w:t xml:space="preserve">shall comply with any other duties imposed by applicable law. The General Partner shall, however, be liable for acts or omissions constituting bad faith, intentional misconduct, willful misfeasance, recklessness or gross negligence. To the </w:t>
        </w:r>
      </w:ins>
      <w:r>
        <w:t xml:space="preserve">extent permitted </w:t>
      </w:r>
      <w:del w:id="189" w:author="Comparação" w:date="2026-02-02T16:14:00Z" w16du:dateUtc="2026-02-02T19:14:00Z">
        <w:r>
          <w:delText xml:space="preserve">under the Act or any other </w:delText>
        </w:r>
      </w:del>
      <w:ins w:id="190" w:author="Comparação" w:date="2026-02-02T16:14:00Z" w16du:dateUtc="2026-02-02T19:14:00Z">
        <w:r>
          <w:t xml:space="preserve">by </w:t>
        </w:r>
      </w:ins>
      <w:r>
        <w:t xml:space="preserve">applicable law, </w:t>
      </w:r>
      <w:del w:id="191" w:author="Comparação" w:date="2026-02-02T16:14:00Z" w16du:dateUtc="2026-02-02T19:14:00Z">
        <w:r>
          <w:delText>and the Limited Partners hereby each waive any rights with respect to such fiduciary duties</w:delText>
        </w:r>
      </w:del>
      <w:ins w:id="192" w:author="Comparação" w:date="2026-02-02T16:14:00Z" w16du:dateUtc="2026-02-02T19:14:00Z">
        <w:r>
          <w:t>the General Partner shall not be liable for actions taken, or omissions made, in reasonable reliance upon advice of counsel or other professionals, provided such reliance was not in bad faith, intentional misconduct, willful misfeasance, recklessness or gross negligence</w:t>
        </w:r>
      </w:ins>
      <w:r>
        <w:t>.</w:t>
      </w:r>
    </w:p>
    <w:p w14:paraId="01583F92" w14:textId="77777777" w:rsidR="00390321" w:rsidRDefault="008C6FEB">
      <w:r>
        <w:rPr>
          <w:i/>
        </w:rPr>
        <w:t>--- Fim da Cláusula 13 ---</w:t>
      </w:r>
    </w:p>
    <w:p w14:paraId="318B81A2" w14:textId="77777777" w:rsidR="00390321" w:rsidRDefault="00390321"/>
    <w:p w14:paraId="4FF8E32B" w14:textId="77777777" w:rsidR="00390321" w:rsidRDefault="008C6FEB">
      <w:r>
        <w:rPr>
          <w:b/>
        </w:rPr>
        <w:t>[CLÁUSULA 014]</w:t>
      </w:r>
    </w:p>
    <w:p w14:paraId="1A2FBA42" w14:textId="77777777" w:rsidR="00390321" w:rsidRDefault="008C6FEB">
      <w:r>
        <w:t>Cláusula 14 -</w:t>
      </w:r>
    </w:p>
    <w:p w14:paraId="340938AA" w14:textId="2C4B2FDB" w:rsidR="00390321" w:rsidRDefault="008C6FEB">
      <w:r>
        <w:t>5.6 Exculpation and Indemnification.</w:t>
      </w:r>
      <w:del w:id="193" w:author="Comparação" w:date="2026-02-02T16:14:00Z" w16du:dateUtc="2026-02-02T19:14:00Z">
        <w:r>
          <w:delText xml:space="preserve"> </w:delText>
        </w:r>
      </w:del>
      <w:ins w:id="194" w:author="Comparação" w:date="2026-02-02T16:14:00Z" w16du:dateUtc="2026-02-02T19:14:00Z">
        <w:r>
          <w:br/>
        </w:r>
      </w:ins>
      <w:r>
        <w:br/>
        <w:t>5.6.1. In the absence of a final judgment or other final adjudication adverse to an Indemnified Party (in each case, after all appeals and the expiration of time to appeal) establishing that (i) the Indemnified Party's acts or omissions were in bad faith</w:t>
      </w:r>
      <w:del w:id="195" w:author="Comparação" w:date="2026-02-02T16:14:00Z" w16du:dateUtc="2026-02-02T19:14:00Z">
        <w:r>
          <w:delText xml:space="preserve"> or involved</w:delText>
        </w:r>
      </w:del>
      <w:ins w:id="196" w:author="Comparação" w:date="2026-02-02T16:14:00Z" w16du:dateUtc="2026-02-02T19:14:00Z">
        <w:r>
          <w:t>,</w:t>
        </w:r>
      </w:ins>
      <w:r>
        <w:t xml:space="preserve"> intentional misconduct, recklessness or gross negligence</w:t>
      </w:r>
      <w:del w:id="197" w:author="Comparação" w:date="2026-02-02T16:14:00Z" w16du:dateUtc="2026-02-02T19:14:00Z">
        <w:r>
          <w:delText xml:space="preserve"> or</w:delText>
        </w:r>
      </w:del>
      <w:ins w:id="198" w:author="Comparação" w:date="2026-02-02T16:14:00Z" w16du:dateUtc="2026-02-02T19:14:00Z">
        <w:r>
          <w:t>,</w:t>
        </w:r>
      </w:ins>
      <w:r>
        <w:t xml:space="preserve"> (ii) the Indemnified Party personally gained in fact a financial profit or other advantage to which such Indemnified Party was not legally entitled, </w:t>
      </w:r>
      <w:del w:id="199" w:author="Comparação" w:date="2026-02-02T16:14:00Z" w16du:dateUtc="2026-02-02T19:14:00Z">
        <w:r>
          <w:delText>no</w:delText>
        </w:r>
      </w:del>
      <w:ins w:id="200" w:author="Comparação" w:date="2026-02-02T16:14:00Z" w16du:dateUtc="2026-02-02T19:14:00Z">
        <w:r>
          <w:t>or (iii) the Indemnified Party engaged in self‑dealing or an unapproved conflict of interest, an</w:t>
        </w:r>
      </w:ins>
      <w:r>
        <w:t xml:space="preserve"> Indemnified Party shall </w:t>
      </w:r>
      <w:ins w:id="201" w:author="Comparação" w:date="2026-02-02T16:14:00Z" w16du:dateUtc="2026-02-02T19:14:00Z">
        <w:r>
          <w:t xml:space="preserve">not </w:t>
        </w:r>
      </w:ins>
      <w:r>
        <w:t xml:space="preserve">be liable to any Party hereto </w:t>
      </w:r>
      <w:del w:id="202" w:author="Comparação" w:date="2026-02-02T16:14:00Z" w16du:dateUtc="2026-02-02T19:14:00Z">
        <w:r>
          <w:delText xml:space="preserve">(a) </w:delText>
        </w:r>
      </w:del>
      <w:r>
        <w:t>for any mistake in judgment</w:t>
      </w:r>
      <w:del w:id="203" w:author="Comparação" w:date="2026-02-02T16:14:00Z" w16du:dateUtc="2026-02-02T19:14:00Z">
        <w:r>
          <w:delText>, (b)</w:delText>
        </w:r>
      </w:del>
      <w:ins w:id="204" w:author="Comparação" w:date="2026-02-02T16:14:00Z" w16du:dateUtc="2026-02-02T19:14:00Z">
        <w:r>
          <w:t xml:space="preserve"> or</w:t>
        </w:r>
      </w:ins>
      <w:r>
        <w:t xml:space="preserve"> for any action taken or omitted to be taken</w:t>
      </w:r>
      <w:del w:id="205" w:author="Comparação" w:date="2026-02-02T16:14:00Z" w16du:dateUtc="2026-02-02T19:14:00Z">
        <w:r>
          <w:delText>, including</w:delText>
        </w:r>
      </w:del>
      <w:ins w:id="206" w:author="Comparação" w:date="2026-02-02T16:14:00Z" w16du:dateUtc="2026-02-02T19:14:00Z">
        <w:r>
          <w:t xml:space="preserve"> in good faith in reliance upon and in accordance with the opinion or advice of legal counsel or accountants; provided, however, that nothing in this Section 5.6 shall relieve</w:t>
        </w:r>
      </w:ins>
      <w:r>
        <w:t xml:space="preserve"> any </w:t>
      </w:r>
      <w:del w:id="207" w:author="Comparação" w:date="2026-02-02T16:14:00Z" w16du:dateUtc="2026-02-02T19:14:00Z">
        <w:r>
          <w:delText>action taken or omitted</w:delText>
        </w:r>
      </w:del>
      <w:ins w:id="208" w:author="Comparação" w:date="2026-02-02T16:14:00Z" w16du:dateUtc="2026-02-02T19:14:00Z">
        <w:r>
          <w:t>Indemnified Party of liability for ordinary negligence or for any matter described in clauses (i) through (iii) above.</w:t>
        </w:r>
        <w:r>
          <w:br/>
        </w:r>
        <w:r>
          <w:br/>
          <w:t>5.6.2. No Indemnified Party shall be liable</w:t>
        </w:r>
      </w:ins>
      <w:r>
        <w:t xml:space="preserve"> to </w:t>
      </w:r>
      <w:del w:id="209" w:author="Comparação" w:date="2026-02-02T16:14:00Z" w16du:dateUtc="2026-02-02T19:14:00Z">
        <w:r>
          <w:delText>be taken by the Indemnified</w:delText>
        </w:r>
      </w:del>
      <w:ins w:id="210" w:author="Comparação" w:date="2026-02-02T16:14:00Z" w16du:dateUtc="2026-02-02T19:14:00Z">
        <w:r>
          <w:t>any</w:t>
        </w:r>
      </w:ins>
      <w:r>
        <w:t xml:space="preserve"> Party</w:t>
      </w:r>
      <w:del w:id="211" w:author="Comparação" w:date="2026-02-02T16:14:00Z" w16du:dateUtc="2026-02-02T19:14:00Z">
        <w:r>
          <w:delText>, or (c)</w:delText>
        </w:r>
      </w:del>
      <w:ins w:id="212" w:author="Comparação" w:date="2026-02-02T16:14:00Z" w16du:dateUtc="2026-02-02T19:14:00Z">
        <w:r>
          <w:t xml:space="preserve"> hereto</w:t>
        </w:r>
      </w:ins>
      <w:r>
        <w:t xml:space="preserve"> for any loss </w:t>
      </w:r>
      <w:del w:id="213" w:author="Comparação" w:date="2026-02-02T16:14:00Z" w16du:dateUtc="2026-02-02T19:14:00Z">
        <w:r>
          <w:delText>due to</w:delText>
        </w:r>
      </w:del>
      <w:ins w:id="214" w:author="Comparação" w:date="2026-02-02T16:14:00Z" w16du:dateUtc="2026-02-02T19:14:00Z">
        <w:r>
          <w:t>caused by</w:t>
        </w:r>
      </w:ins>
      <w:r>
        <w:t xml:space="preserve"> the mistake, action, inaction, negligence, dishonesty, fraud or bad faith of any Person retained by an Indemnified Party</w:t>
      </w:r>
      <w:del w:id="215" w:author="Comparação" w:date="2026-02-02T16:14:00Z" w16du:dateUtc="2026-02-02T19:14:00Z">
        <w:r>
          <w:delText>;</w:delText>
        </w:r>
      </w:del>
      <w:ins w:id="216" w:author="Comparação" w:date="2026-02-02T16:14:00Z" w16du:dateUtc="2026-02-02T19:14:00Z">
        <w:r>
          <w:t>,</w:t>
        </w:r>
      </w:ins>
      <w:r>
        <w:t xml:space="preserve"> provided</w:t>
      </w:r>
      <w:del w:id="217" w:author="Comparação" w:date="2026-02-02T16:14:00Z" w16du:dateUtc="2026-02-02T19:14:00Z">
        <w:r>
          <w:delText>, however,</w:delText>
        </w:r>
      </w:del>
      <w:r>
        <w:t xml:space="preserve"> that such Person </w:t>
      </w:r>
      <w:del w:id="218" w:author="Comparação" w:date="2026-02-02T16:14:00Z" w16du:dateUtc="2026-02-02T19:14:00Z">
        <w:r>
          <w:delText>shall have</w:delText>
        </w:r>
      </w:del>
      <w:ins w:id="219" w:author="Comparação" w:date="2026-02-02T16:14:00Z" w16du:dateUtc="2026-02-02T19:14:00Z">
        <w:r>
          <w:t>has</w:t>
        </w:r>
      </w:ins>
      <w:r>
        <w:t xml:space="preserve"> been selected, engaged or retained by the Indemnified Party with reasonable care; provided, further, that in the case of any dishonesty, fraud or bad faith of a Person retained by an Indemnified Party</w:t>
      </w:r>
      <w:ins w:id="220" w:author="Comparação" w:date="2026-02-02T16:14:00Z" w16du:dateUtc="2026-02-02T19:14:00Z">
        <w:r>
          <w:t>,</w:t>
        </w:r>
      </w:ins>
      <w:r>
        <w:t xml:space="preserve"> no officer of such Indemnified Party knew of such dishonesty, fraud or bad faith.</w:t>
      </w:r>
      <w:ins w:id="221" w:author="Comparação" w:date="2026-02-02T16:14:00Z" w16du:dateUtc="2026-02-02T19:14:00Z">
        <w:r>
          <w:br/>
        </w:r>
        <w:r>
          <w:br/>
          <w:t>5.6.3.</w:t>
        </w:r>
      </w:ins>
      <w:r>
        <w:t xml:space="preserve"> The General Partner, the Administrator, the Investment Adviser, the Special Partner, their Affiliates and the employees, officers, directors and other agents of the foregoing may consult with legal counsel and accountants in respect of Fund affairs and shall not be liable for any action or inaction which is taken or omitted in good faith in reliance upon and in accordance with the opinion or advice of such counsel or accountants</w:t>
      </w:r>
      <w:ins w:id="222" w:author="Comparação" w:date="2026-02-02T16:14:00Z" w16du:dateUtc="2026-02-02T19:14:00Z">
        <w:r>
          <w:t>; provided, however, that nothing in this sentence limits liability for ordinary negligence or for any act or omission falling within clauses (i) through (iii) of Section 5.6.1.</w:t>
        </w:r>
        <w:r>
          <w:br/>
        </w:r>
        <w:r>
          <w:br/>
          <w:t>5.6.4. Notwithstanding anything to the contrary contained herein:</w:t>
        </w:r>
        <w:r>
          <w:br/>
          <w:t>(a) No settlement or compromise of any claim to which an Indemnified Party is a party, or with respect to which indemnification is sought, may be entered into by such Indemnified Party without the prior written approval of the Majority‑in‑Interest of the Limited Part</w:t>
        </w:r>
        <w:r>
          <w:t>ners if the settlement or payment to be made by or on behalf of the Fund or the parties entitled to indemnify exceeds US$250,000 (the "Approval Threshold").</w:t>
        </w:r>
        <w:r>
          <w:br/>
          <w:t>(b) The Fund's obligation to indemnify an Indemnified Party under this Section 5.6 (including advances for defense costs) shall be subject to an aggregate cap (the "Indemnification Cap") equal to the total compensation actually received by such Indemnified Party from the Fund during the twelve (12) months immediately preceding the act or omission giving</w:t>
        </w:r>
        <w:r>
          <w:t xml:space="preserve"> rise to the claim; provided that this cap shall apply to aggregate indemnification payable to such Indemnified Party in respect of claims arising out of the same act or omission.</w:t>
        </w:r>
        <w:r>
          <w:br/>
          <w:t xml:space="preserve">(c) Any amounts advanced by the Fund or by other Parties for fees, costs or expenses of defense or otherwise pursuant to this Section shall be repayable by the Indemnified Party to the extent that a final judgment or other final adjudication establishes that the Indemnified Party is not entitled to such indemnification under this </w:t>
        </w:r>
        <w:r>
          <w:t>Section 5.6. Repayment shall be made within thirty (30) days after such final determination, together with interest at the lesser of (i) the applicable statutory rate and (ii) the rate of one percent (1%) per month, unless otherwise agreed in writing by the approving parties.</w:t>
        </w:r>
        <w:r>
          <w:br/>
        </w:r>
        <w:r>
          <w:br/>
          <w:t>5.6.5. The foregoing provisions are intended to allocate risks between the Parties and shall be interpreted accordingly; nothing herein shall be construed to expand indemnification for acts or omissions for which indemnity is prohibit</w:t>
        </w:r>
        <w:r>
          <w:t>ed by applicable law</w:t>
        </w:r>
      </w:ins>
      <w:r>
        <w:t>.</w:t>
      </w:r>
    </w:p>
    <w:p w14:paraId="60CF9E8F" w14:textId="77777777" w:rsidR="00390321" w:rsidRDefault="008C6FEB">
      <w:r>
        <w:rPr>
          <w:i/>
        </w:rPr>
        <w:t>--- Fim da Cláusula 14 ---</w:t>
      </w:r>
    </w:p>
    <w:p w14:paraId="1802B4C2" w14:textId="77777777" w:rsidR="00390321" w:rsidRDefault="00390321"/>
    <w:p w14:paraId="3ADD4407" w14:textId="77777777" w:rsidR="00390321" w:rsidRDefault="008C6FEB">
      <w:r>
        <w:rPr>
          <w:b/>
        </w:rPr>
        <w:t>[CLÁUSULA 015]</w:t>
      </w:r>
    </w:p>
    <w:p w14:paraId="55879A4E" w14:textId="77777777" w:rsidR="00390321" w:rsidRDefault="008C6FEB">
      <w:r>
        <w:t>Cláusula 15 -</w:t>
      </w:r>
    </w:p>
    <w:p w14:paraId="4E379367" w14:textId="5B77A49F" w:rsidR="00390321" w:rsidRDefault="008C6FEB">
      <w:r>
        <w:t>6.1 Restrictions on Transfers of Interests.</w:t>
      </w:r>
      <w:ins w:id="223" w:author="Comparação" w:date="2026-02-02T16:14:00Z" w16du:dateUtc="2026-02-02T19:14:00Z">
        <w:r>
          <w:br/>
        </w:r>
        <w:r>
          <w:br/>
          <w:t>6.1 Restrictions on Transfers of Interests.</w:t>
        </w:r>
      </w:ins>
      <w:r>
        <w:t xml:space="preserve"> </w:t>
      </w:r>
      <w:r>
        <w:br/>
        <w:t>6.1.1. No Interest, nor any beneficial interest therein, may, directly or indirectly, be transferred, sold, assigned, pledged, encumbered, charged, exchanged or hypothecated (including, but not limited to, being offered or listed on or through any placement agent, intermediary, online service, site, agent or similar person, service or entity), nor shall any Limited Partner create, or permit the creation of, a lien or security interest in or any encumbrance on any Interest or otherwise dispose of its Inter</w:t>
      </w:r>
      <w:r>
        <w:t>est (or any portion thereof or economic interest therein) to or in favor of another Person, whether voluntarily or involuntarily (herein collectively called a "Transfer"), without the prior written Consent of the General Partner, which may be granted, withheld, conditioned or delayed in its sole discretion. No Transfer shall act as a release of the transferring Limited Partner hereunder unless Consent of the General Partner to such release shall have been obtained</w:t>
      </w:r>
      <w:del w:id="224" w:author="Comparação" w:date="2026-02-02T16:14:00Z" w16du:dateUtc="2026-02-02T19:14:00Z">
        <w:r>
          <w:delText>.</w:delText>
        </w:r>
      </w:del>
      <w:ins w:id="225" w:author="Comparação" w:date="2026-02-02T16:14:00Z" w16du:dateUtc="2026-02-02T19:14:00Z">
        <w:r>
          <w:t>; provided, however, that upon the admission of a Substituted Limited Partner, the transferring Limited Partner shall be released from all future obligations under this Agreement with respect to the transferred Interest, except for obligations already due and unpaid as of the effective date of the transfer.</w:t>
        </w:r>
      </w:ins>
      <w:r>
        <w:t xml:space="preserve"> Any attempted Transfer that is not made in accordance with this Article VI shall be null and void ab initio and the General Partner and all Limited Partners are authorized to continue to treat the purported transferor as a Limited Partner for all purposes of this Agreement. Notwithstanding the foregoing, after delivery of the opinion of counsel hereinafter required by this Article VI (provided, however, that the General Partner may, in its sole discretion, waive the requirement of an opinion of counsel), a</w:t>
      </w:r>
      <w:r>
        <w:t xml:space="preserve"> Limited Partner may Transfer its Interest without the Consent of the General Partner (a) to any entity directly or indirectly holding eighty percent (80%) or more of the ownership interests of the Limited Partner (including profits or other economic interests) or any entity of which eighty percent (80%) or more of the beneficial ownership (including profits or other economic interests) are held directly or indirectly by such entity, including any entity of which the Limited Partner holds, directly or indir</w:t>
      </w:r>
      <w:r>
        <w:t>ectly, eighty percent (80%) or more of the beneficial ownership (including profits or other economic interests), (b) pursuant to a merger, plan of reorganization, sale or pledge of, or other general encumbrance on all or substantially all of the Limited Partner’s assets, (c) as may be required by any law or regulation, (d) by testamentary disposition or intestate succession, (e) to a trust, profit sharing plan or other entity controlled by, or for the benefit of, such Limited Partner or one or more of its f</w:t>
      </w:r>
      <w:r>
        <w:t>amily members or (f) during the six (6) month period immediately following its admission as a Limited Partner, to an Affiliate entity that is also a Limited Partner where the sole purpose of such transfer is to adjust the relative holdings of such Affiliate and the original Limited Partner. A change in any trustee or fiduciary of the Limited Partner shall not be considered to be a Transfer under this Article VI, provided written notice of such change is given to the General Partner within a reasonable perio</w:t>
      </w:r>
      <w:r>
        <w:t>d of time after the effective date thereof. In addition, the reorganization of the General Partner into one or more partnerships or limited liability companies or a change in the manager of the General Partner shall not be considered to be a Transfer under this Article VI so long as the resulting entity or entities are beneficially owned by substantially the same parties that beneficially owned the General Partner immediately prior to such reorganization.</w:t>
      </w:r>
    </w:p>
    <w:p w14:paraId="451EB3EE" w14:textId="77777777" w:rsidR="00390321" w:rsidRDefault="008C6FEB">
      <w:r>
        <w:rPr>
          <w:i/>
        </w:rPr>
        <w:t>--- Fim da Cláusula 15 ---</w:t>
      </w:r>
    </w:p>
    <w:p w14:paraId="45E97F50" w14:textId="77777777" w:rsidR="00390321" w:rsidRDefault="00390321"/>
    <w:p w14:paraId="29C5EF57" w14:textId="77777777" w:rsidR="00390321" w:rsidRDefault="008C6FEB">
      <w:r>
        <w:rPr>
          <w:b/>
        </w:rPr>
        <w:t>[CLÁUSULA 016]</w:t>
      </w:r>
    </w:p>
    <w:p w14:paraId="297B96D4" w14:textId="77777777" w:rsidR="00390321" w:rsidRDefault="008C6FEB">
      <w:r>
        <w:t>Cláusula 16 -</w:t>
      </w:r>
    </w:p>
    <w:p w14:paraId="0555FBAA" w14:textId="2250630A" w:rsidR="00390321" w:rsidRDefault="008C6FEB">
      <w:r>
        <w:t>5.5.1. Notwithstanding anything to the contrary contained herein, the General Partner and each of the Limited Partners acknowledges and agrees that (i) the Fund Lead, his or her Affiliates, and the managers, members, employees and agents of either of the foregoing (collectively, the "Fund Lead Parties") are or may be involved in other financial, investment and professional activities, including the management of or participation in other investment funds, venture capital, private equity, public equity, inte</w:t>
      </w:r>
      <w:r>
        <w:t xml:space="preserve">llectual property and real estate investing, purchases and sales of securities, investment and management counseling, investment banking, underwriting and brokerage activities, leasing and lending activities; providing mergers and acquisitions, restructuring and other financial advisory services, otherwise making investments or presenting investment opportunities to third parties, and serving as officers, directors, advisors and agents of other companies, and (ii) the Fund Lead Parties may engage for their </w:t>
      </w:r>
      <w:r>
        <w:t>own accounts and for the accounts of others in any such ventures and activities, including making investments for their own accounts in a Portfolio Company or Portfolio Company Securities (without regard to whether the interests of such ventures and activities or other investments in such Portfolio Company or Portfolio Company Securities conflict with those of the Fund (e.g</w:t>
      </w:r>
      <w:del w:id="226" w:author="Comparação" w:date="2026-02-02T16:14:00Z" w16du:dateUtc="2026-02-02T19:14:00Z">
        <w:r>
          <w:delText>.</w:delText>
        </w:r>
      </w:del>
      <w:ins w:id="227" w:author="Comparação" w:date="2026-02-02T16:14:00Z" w16du:dateUtc="2026-02-02T19:14:00Z">
        <w:r>
          <w:t>.,</w:t>
        </w:r>
      </w:ins>
      <w:r>
        <w:t xml:space="preserve"> with respect to separate investment by any Fund Lead Party in a future round of financing of a Portfolio Company, where (A) neither the Fund, the General Partner, the Limited Partners, the Investment Adviser nor the Sub</w:t>
      </w:r>
      <w:del w:id="228" w:author="Comparação" w:date="2026-02-02T16:14:00Z" w16du:dateUtc="2026-02-02T19:14:00Z">
        <w:r>
          <w:delText>-</w:delText>
        </w:r>
      </w:del>
      <w:ins w:id="229" w:author="Comparação" w:date="2026-02-02T16:14:00Z" w16du:dateUtc="2026-02-02T19:14:00Z">
        <w:r>
          <w:t>‑</w:t>
        </w:r>
      </w:ins>
      <w:r>
        <w:t>Adviser participate in such future round of financing, (B) the Fund Lead Party receives preferential dilution or liquidation rights in such future round of financing to those bestowed upon the Fund, (C) the valuation of the securities sold in such future financing round is less than the valuation of Portfolio Company Securities purchased by the Fund, or (D) the effect of such future round of financing results in significant dilution to the interest of the Fund in a Portfolio Company, etc.)); provided, howev</w:t>
      </w:r>
      <w:r>
        <w:t>er,</w:t>
      </w:r>
      <w:ins w:id="230" w:author="Comparação" w:date="2026-02-02T16:14:00Z" w16du:dateUtc="2026-02-02T19:14:00Z">
        <w:r>
          <w:t xml:space="preserve"> that (x)</w:t>
        </w:r>
      </w:ins>
      <w:r>
        <w:t xml:space="preserve"> the Fund Lead shall first offer to the Fund and make an Investment Recommendation with respect to any investment opportunity in a Portfolio Company Security with respect to which the Fund Lead will participate (directly or indirectly) as an investor or in connection with which the Fund Lead will receive compensation during the Investment Period unless, in the Investment Adviser's sole discretion, such opportunity is an Excluded Opportunity</w:t>
      </w:r>
      <w:del w:id="231" w:author="Comparação" w:date="2026-02-02T16:14:00Z" w16du:dateUtc="2026-02-02T19:14:00Z">
        <w:r>
          <w:delText>.</w:delText>
        </w:r>
      </w:del>
      <w:ins w:id="232" w:author="Comparação" w:date="2026-02-02T16:14:00Z" w16du:dateUtc="2026-02-02T19:14:00Z">
        <w:r>
          <w:t xml:space="preserve">, (y) the General Partner shall disclose to the Limited Partners, in writing and prior to consummation, any material conflict of interest involving the Fund Lead Parties with respect to any such transaction (including any co‑investment in Portfolio Companies) and shall provide the Limited Partners with all material information reasonably necessary to evaluate such conflict and the proposed transaction, and (z) the Fund Lead Parties shall not, in respect of any co‑investment or other transaction involving a </w:t>
        </w:r>
        <w:r>
          <w:t>Portfolio Company, acquire or receive economic or governance terms that are more favorable than those offered to the Fund unless the Fund is offered, contemporaneously and in writing prior to closing, the benefit of such more favorable terms on a most‑favored‑nation basis (such offer to include the same economic and governance rights and protections as granted to the Fund Lead Party). Any transaction (or series of related transactions) that is material — for purposes of this Section 5.5.1, any transaction o</w:t>
        </w:r>
        <w:r>
          <w:t>r series of related transactions involving aggregate consideration or exposure equal to or greater than five percent (5%) of the Fund's aggregate capital commitments or otherwise reasonably determined in good faith by the General Partner to be material — that is the subject of a material conflict of interest under this Section 5.5.1 shall require the prior approval of a Majority‑in‑Interest of the Limited Partners; the General Partner shall solicit such approval after full disclosure to the Limited Partners</w:t>
        </w:r>
        <w:r>
          <w:t xml:space="preserve"> and shall not consummate the transaction without such approval.</w:t>
        </w:r>
      </w:ins>
      <w:r>
        <w:t xml:space="preserve"> Nothing in this Section 5.5.1 shall affect the obligations of the Fund Lead to provide information or assist the Fund, the Investment Adviser or the General Partner in accordance with any agreement the Fund Lead may have with the Fund, the Investment Adviser, the Sub</w:t>
      </w:r>
      <w:del w:id="233" w:author="Comparação" w:date="2026-02-02T16:14:00Z" w16du:dateUtc="2026-02-02T19:14:00Z">
        <w:r>
          <w:delText>-</w:delText>
        </w:r>
      </w:del>
      <w:ins w:id="234" w:author="Comparação" w:date="2026-02-02T16:14:00Z" w16du:dateUtc="2026-02-02T19:14:00Z">
        <w:r>
          <w:t>‑</w:t>
        </w:r>
      </w:ins>
      <w:r>
        <w:t>Adviser or the General Partner. Notwithstanding, each of the Fund Leads hereby covenants and agrees, individually, that, during the investment period of the fund, not to, directly or through Special Purpose Vehicles, make investments in any privately held technology companies.</w:t>
      </w:r>
    </w:p>
    <w:p w14:paraId="4EA46885" w14:textId="77777777" w:rsidR="00390321" w:rsidRDefault="008C6FEB">
      <w:r>
        <w:rPr>
          <w:i/>
        </w:rPr>
        <w:t>--- Fim da Cláusula 16 ---</w:t>
      </w:r>
    </w:p>
    <w:p w14:paraId="144AA643" w14:textId="77777777" w:rsidR="00390321" w:rsidRDefault="00390321"/>
    <w:p w14:paraId="0ED91A0E" w14:textId="77777777" w:rsidR="00390321" w:rsidRDefault="008C6FEB">
      <w:r>
        <w:rPr>
          <w:b/>
        </w:rPr>
        <w:t>[CLÁUSULA 017]</w:t>
      </w:r>
    </w:p>
    <w:p w14:paraId="39C94A07" w14:textId="77777777" w:rsidR="00390321" w:rsidRDefault="008C6FEB">
      <w:r>
        <w:t>Cláusula 17 -</w:t>
      </w:r>
    </w:p>
    <w:p w14:paraId="7A29B832" w14:textId="7A842C6B" w:rsidR="00390321" w:rsidRDefault="008C6FEB">
      <w:r>
        <w:t xml:space="preserve">6.4 Compulsory Redemption. </w:t>
      </w:r>
      <w:del w:id="235" w:author="Comparação" w:date="2026-02-02T16:14:00Z" w16du:dateUtc="2026-02-02T19:14:00Z">
        <w:r>
          <w:delText xml:space="preserve"> </w:delText>
        </w:r>
      </w:del>
      <w:r>
        <w:t>The General Partner may, by notice to any Limited Partner (other than the Investment Adviser and the Fund Lead), force the sale of all or a portion of such Limited Partner's Interest</w:t>
      </w:r>
      <w:del w:id="236" w:author="Comparação" w:date="2026-02-02T16:14:00Z" w16du:dateUtc="2026-02-02T19:14:00Z">
        <w:r>
          <w:delText xml:space="preserve"> (other than the Investment Adviser’s and the Fund Lead’s respective Interest),</w:delText>
        </w:r>
      </w:del>
      <w:ins w:id="237" w:author="Comparação" w:date="2026-02-02T16:14:00Z" w16du:dateUtc="2026-02-02T19:14:00Z">
        <w:r>
          <w:t>,</w:t>
        </w:r>
      </w:ins>
      <w:r>
        <w:t xml:space="preserve"> or the withdrawal of </w:t>
      </w:r>
      <w:del w:id="238" w:author="Comparação" w:date="2026-02-02T16:14:00Z" w16du:dateUtc="2026-02-02T19:14:00Z">
        <w:r>
          <w:delText>a</w:delText>
        </w:r>
      </w:del>
      <w:ins w:id="239" w:author="Comparação" w:date="2026-02-02T16:14:00Z" w16du:dateUtc="2026-02-02T19:14:00Z">
        <w:r>
          <w:t>such</w:t>
        </w:r>
      </w:ins>
      <w:r>
        <w:t xml:space="preserve"> Limited Partner</w:t>
      </w:r>
      <w:del w:id="240" w:author="Comparação" w:date="2026-02-02T16:14:00Z" w16du:dateUtc="2026-02-02T19:14:00Z">
        <w:r>
          <w:delText xml:space="preserve"> (other than a Fund Lead)</w:delText>
        </w:r>
      </w:del>
      <w:r>
        <w:t xml:space="preserve"> and correspondingly reduce any Unfunded Commitment of such Limited Partner (on such terms as the General Partner reasonably determines, which may include leaving such Limited Partner obligated to make Capital Contributions with respect to Fund expenses, Management Fees and Administrative Fees allocable to such Limited Partner or its Capital Commitment up to the amount of such Limited Partner's Unfunded Commitment at the time such Unfunded Commitment is so reduced), </w:t>
      </w:r>
      <w:del w:id="241" w:author="Comparação" w:date="2026-02-02T16:14:00Z" w16du:dateUtc="2026-02-02T19:14:00Z">
        <w:r>
          <w:delText>on such terms as the General Partner determines to be fair and reasonable, or take such other action as it determines to be fair and reasonable in the event that the General Partner determines or has reason to believe that: (i) such Limited Partner has attempted to effect a Transfer of, or a Transfer has occurred with respect to, any portion of such Limited Partner's Interest in violation of this Agreement; (ii) continued ownership of such Interest by such Limited Partner is reasonably likely to cause the F</w:delText>
        </w:r>
        <w:r>
          <w:delText>und, the Investment Adviser or any Affiliate of the foregoing to be in violation of securities laws of the United States or any other relevant jurisdiction or the rules of any self-regulatory organization applicable to the General Partner, the Investment Adviser or their Affiliates; (iii) continued ownership of such Interest by such Limited Partner may be harmful or injurious to the business or reputation of the Fund, the General Partner or the Investment Adviser, or may subject the Fund or any Limited Part</w:delText>
        </w:r>
        <w:r>
          <w:delText>ners to a risk of adverse tax or other fiscal consequence, including without limitation, adverse consequence under ERISA and/or the Code; (iv) any of the representations or warranties made by such Limited Partner under this Agreement or under any Subscription Agreement signed by such Limited Partner in connection with the acquisition of an Interest was not true, correct and complete when made or has ceased to be true, correct and complete; (v) any portion of such Limited Partner's Interest has vested in any</w:delText>
        </w:r>
        <w:r>
          <w:delText xml:space="preserve"> other Person by reason of the bankruptcy, dissolution, incompetency, Incapacity or death of such Limited Partner; (vi) the Limited Partner's continued ownership of its Interest would cause the Fund to be required to register as an "Investment Company" under the Investment Company Act; or (vii) it would not be in the best interests of the Fund, as determined by the General Partner, for such Limited Partner to continue ownership of its Interest</w:delText>
        </w:r>
      </w:del>
      <w:ins w:id="242" w:author="Comparação" w:date="2026-02-02T16:14:00Z" w16du:dateUtc="2026-02-02T19:14:00Z">
        <w:r>
          <w:t>only for cause and only upon the occurrence of one or more of the following: (i) such Limited Partner has materially breached this Agreement or its Subscription Agreement and, after receipt of written notice from the General Partner specifying the breach, fails to cure such breach within a reasonable period specified in such notice; (ii) such Limited Partner fails to fund any required Capital Contribution after receipt of written notice from the General Partner specifying the amount due and allowing a reaso</w:t>
        </w:r>
        <w:r>
          <w:t>nable period to fund such amount; or (iii) the Fund's counsel delivers to the General Partner a written opinion concluding that continued ownership of the Interest by such Limited Partner would cause the Fund to violate applicable law or to be required to register as an "Investment Company" under the Investment Company Act or would otherwise result in the loss of a material regulatory status of the Fund. The General Partner shall exercise the power granted by this Section 6.4 in a fair and reasonable manner</w:t>
        </w:r>
      </w:ins>
      <w:r>
        <w:t>.</w:t>
      </w:r>
    </w:p>
    <w:p w14:paraId="2D8C4536" w14:textId="77777777" w:rsidR="00390321" w:rsidRDefault="008C6FEB">
      <w:r>
        <w:rPr>
          <w:i/>
        </w:rPr>
        <w:t>--- Fim da Cláusula 17 ---</w:t>
      </w:r>
    </w:p>
    <w:p w14:paraId="7947E395" w14:textId="77777777" w:rsidR="00390321" w:rsidRDefault="00390321"/>
    <w:p w14:paraId="55F2C975" w14:textId="77777777" w:rsidR="00390321" w:rsidRDefault="008C6FEB">
      <w:r>
        <w:rPr>
          <w:b/>
        </w:rPr>
        <w:t>[CLÁUSULA 018]</w:t>
      </w:r>
    </w:p>
    <w:p w14:paraId="5E2770EF" w14:textId="77777777" w:rsidR="00390321" w:rsidRDefault="008C6FEB">
      <w:r>
        <w:t>Cláusula 18 -</w:t>
      </w:r>
    </w:p>
    <w:p w14:paraId="2A245C17" w14:textId="5C40E51C" w:rsidR="00390321" w:rsidRDefault="008C6FEB">
      <w:r>
        <w:t xml:space="preserve">8.2 Amendment Without Consent. </w:t>
      </w:r>
      <w:del w:id="243" w:author="Comparação" w:date="2026-02-02T16:14:00Z" w16du:dateUtc="2026-02-02T19:14:00Z">
        <w:r>
          <w:delText xml:space="preserve"> </w:delText>
        </w:r>
      </w:del>
      <w:r>
        <w:t xml:space="preserve">Notwithstanding the limitations of Section 8.1, and in accordance with the Act, </w:t>
      </w:r>
      <w:del w:id="244" w:author="Comparação" w:date="2026-02-02T16:14:00Z" w16du:dateUtc="2026-02-02T19:14:00Z">
        <w:r>
          <w:delText xml:space="preserve">this Agreement may be amended from time to time by </w:delText>
        </w:r>
      </w:del>
      <w:r>
        <w:t xml:space="preserve">the General Partner </w:t>
      </w:r>
      <w:ins w:id="245" w:author="Comparação" w:date="2026-02-02T16:14:00Z" w16du:dateUtc="2026-02-02T19:14:00Z">
        <w:r>
          <w:t xml:space="preserve">may, </w:t>
        </w:r>
      </w:ins>
      <w:r>
        <w:t xml:space="preserve">without the </w:t>
      </w:r>
      <w:del w:id="246" w:author="Comparação" w:date="2026-02-02T16:14:00Z" w16du:dateUtc="2026-02-02T19:14:00Z">
        <w:r>
          <w:delText>Consent</w:delText>
        </w:r>
      </w:del>
      <w:ins w:id="247" w:author="Comparação" w:date="2026-02-02T16:14:00Z" w16du:dateUtc="2026-02-02T19:14:00Z">
        <w:r>
          <w:t>consent</w:t>
        </w:r>
      </w:ins>
      <w:r>
        <w:t xml:space="preserve"> of any of the Limited Partners</w:t>
      </w:r>
      <w:del w:id="248" w:author="Comparação" w:date="2026-02-02T16:14:00Z" w16du:dateUtc="2026-02-02T19:14:00Z">
        <w:r>
          <w:delText xml:space="preserve"> to (i) substitute the General Partner, add to the representations, duties or obligations of the General Partner or surrender any right or power granted to the General Partner herein; (ii) </w:delText>
        </w:r>
      </w:del>
      <w:ins w:id="249" w:author="Comparação" w:date="2026-02-02T16:14:00Z" w16du:dateUtc="2026-02-02T19:14:00Z">
        <w:r>
          <w:t xml:space="preserve">, amend this Agreement solely to: (i) </w:t>
        </w:r>
      </w:ins>
      <w:r>
        <w:t xml:space="preserve">cure any ambiguity or </w:t>
      </w:r>
      <w:del w:id="250" w:author="Comparação" w:date="2026-02-02T16:14:00Z" w16du:dateUtc="2026-02-02T19:14:00Z">
        <w:r>
          <w:delText>correct or supplement any provisions hereof which may be inconsistent with any other provision hereof, or correct any printing</w:delText>
        </w:r>
      </w:del>
      <w:ins w:id="251" w:author="Comparação" w:date="2026-02-02T16:14:00Z" w16du:dateUtc="2026-02-02T19:14:00Z">
        <w:r>
          <w:t>to correct typographical</w:t>
        </w:r>
      </w:ins>
      <w:r>
        <w:t>, stenographic or clerical errors or omissions</w:t>
      </w:r>
      <w:del w:id="252" w:author="Comparação" w:date="2026-02-02T16:14:00Z" w16du:dateUtc="2026-02-02T19:14:00Z">
        <w:r>
          <w:delText>; (iii</w:delText>
        </w:r>
      </w:del>
      <w:ins w:id="253" w:author="Comparação" w:date="2026-02-02T16:14:00Z" w16du:dateUtc="2026-02-02T19:14:00Z">
        <w:r>
          <w:t xml:space="preserve"> or to correct or supplement any provisions to the extent necessary to make them consistent with other provisions hereof; (ii</w:t>
        </w:r>
      </w:ins>
      <w:r>
        <w:t xml:space="preserve">) admit one or more additional Limited Partners or one or more Substituted Limited Partners, or withdraw one or more Limited Partners, </w:t>
      </w:r>
      <w:ins w:id="254" w:author="Comparação" w:date="2026-02-02T16:14:00Z" w16du:dateUtc="2026-02-02T19:14:00Z">
        <w:r>
          <w:t xml:space="preserve">strictly </w:t>
        </w:r>
      </w:ins>
      <w:r>
        <w:t>in accordance with the terms of this Agreement; (</w:t>
      </w:r>
      <w:del w:id="255" w:author="Comparação" w:date="2026-02-02T16:14:00Z" w16du:dateUtc="2026-02-02T19:14:00Z">
        <w:r>
          <w:delText xml:space="preserve">iv) amend Section 4.1 as contemplated by Section 4.4; (v) make such adjustments or amendments to the terms of this Agreement to effect the terms of Section 4.7.7; (vi) create a New Class(es) of Interests or a new Series in accordance with Section 2.2 and </w:delText>
        </w:r>
      </w:del>
      <w:ins w:id="256" w:author="Comparação" w:date="2026-02-02T16:14:00Z" w16du:dateUtc="2026-02-02T19:14:00Z">
        <w:r>
          <w:t xml:space="preserve">iii) </w:t>
        </w:r>
      </w:ins>
      <w:r>
        <w:t xml:space="preserve">make </w:t>
      </w:r>
      <w:del w:id="257" w:author="Comparação" w:date="2026-02-02T16:14:00Z" w16du:dateUtc="2026-02-02T19:14:00Z">
        <w:r>
          <w:delText>such adjustments in the Capital Account in accordance with Section 3.6; (vii) effect Transfers of Interests in accordance with Section 6.1; (viii) extend the Termination Date in accordance with Exhibit A; and (ix) effect any amendment, modification or change that is not adverse to the Limited Partners and does not result in non-uniform treatment of the Limited Partners</w:delText>
        </w:r>
      </w:del>
      <w:ins w:id="258" w:author="Comparação" w:date="2026-02-02T16:14:00Z" w16du:dateUtc="2026-02-02T19:14:00Z">
        <w:r>
          <w:t>changes required by applicable law; or (iv) make non‑material administrative changes</w:t>
        </w:r>
      </w:ins>
      <w:r>
        <w:t xml:space="preserve"> (as reasonably determined by the General Partner in good faith).</w:t>
      </w:r>
      <w:ins w:id="259" w:author="Comparação" w:date="2026-02-02T16:14:00Z" w16du:dateUtc="2026-02-02T19:14:00Z">
        <w:r>
          <w:t xml:space="preserve"> Any other amendment, including but not limited to amendments that substitute the General Partner, add to the representations, duties or obligations of the General Partner, surrender any right or power granted to the General Partner herein, create a new Class or Series of Interests, amend economic or voting rights, extend the Termination Date, or otherwise result in non‑uniform treatment of the Limited Partners, shall require the prior written consent of a Majority‑in‑Interest of the Limited Partners.</w:t>
        </w:r>
      </w:ins>
    </w:p>
    <w:p w14:paraId="4FED9AF9" w14:textId="77777777" w:rsidR="00390321" w:rsidRDefault="008C6FEB">
      <w:r>
        <w:rPr>
          <w:i/>
        </w:rPr>
        <w:t>--- Fim da Cláusula 18 ---</w:t>
      </w:r>
    </w:p>
    <w:p w14:paraId="695F1A45" w14:textId="77777777" w:rsidR="00390321" w:rsidRDefault="00390321"/>
    <w:p w14:paraId="007FC4C7" w14:textId="77777777" w:rsidR="00390321" w:rsidRDefault="008C6FEB">
      <w:r>
        <w:rPr>
          <w:b/>
        </w:rPr>
        <w:t>[CLÁUSULA 019]</w:t>
      </w:r>
    </w:p>
    <w:p w14:paraId="40ACB580" w14:textId="77777777" w:rsidR="00390321" w:rsidRDefault="008C6FEB">
      <w:r>
        <w:t>Cláusula 19 -</w:t>
      </w:r>
    </w:p>
    <w:p w14:paraId="3CBBB39D" w14:textId="06536BD3" w:rsidR="00390321" w:rsidRDefault="008C6FEB">
      <w:r>
        <w:t>12.1 Arbitration; Class Action Waiver.</w:t>
      </w:r>
      <w:r>
        <w:br/>
      </w:r>
      <w:ins w:id="260" w:author="Comparação" w:date="2026-02-02T16:14:00Z" w16du:dateUtc="2026-02-02T19:14:00Z">
        <w:r>
          <w:br/>
        </w:r>
      </w:ins>
      <w:r>
        <w:t xml:space="preserve">12.1.1. Any dispute, claim or controversy arising out of or relating to this Agreement or the breach, termination, enforcement, interpretation or validity thereof, including the determination of the scope or applicability of this agreement to arbitrate, shall be resolved by confidential binding arbitration in the Arbitration Location by </w:t>
      </w:r>
      <w:del w:id="261" w:author="Comparação" w:date="2026-02-02T16:14:00Z" w16du:dateUtc="2026-02-02T19:14:00Z">
        <w:r>
          <w:delText>a single arbitrator</w:delText>
        </w:r>
      </w:del>
      <w:ins w:id="262" w:author="Comparação" w:date="2026-02-02T16:14:00Z" w16du:dateUtc="2026-02-02T19:14:00Z">
        <w:r>
          <w:t>an arbitral panel of three arbitrators</w:t>
        </w:r>
      </w:ins>
      <w:r>
        <w:t xml:space="preserve"> with substantial experience in resolving disputes regarding investment fund </w:t>
      </w:r>
      <w:del w:id="263" w:author="Comparação" w:date="2026-02-02T16:14:00Z" w16du:dateUtc="2026-02-02T19:14:00Z">
        <w:r>
          <w:delText>contracts</w:delText>
        </w:r>
      </w:del>
      <w:ins w:id="264" w:author="Comparação" w:date="2026-02-02T16:14:00Z" w16du:dateUtc="2026-02-02T19:14:00Z">
        <w:r>
          <w:t>and partnership matters</w:t>
        </w:r>
      </w:ins>
      <w:r>
        <w:t xml:space="preserve"> (the "</w:t>
      </w:r>
      <w:del w:id="265" w:author="Comparação" w:date="2026-02-02T16:14:00Z" w16du:dateUtc="2026-02-02T19:14:00Z">
        <w:r>
          <w:delText>Arbitrator</w:delText>
        </w:r>
      </w:del>
      <w:ins w:id="266" w:author="Comparação" w:date="2026-02-02T16:14:00Z" w16du:dateUtc="2026-02-02T19:14:00Z">
        <w:r>
          <w:t>Arbitral Panel</w:t>
        </w:r>
      </w:ins>
      <w:r>
        <w:t>"). The arbitration shall be administered by Judicial Arbitration and Mediation Service Inc. ("JAMS") pursuant to its Comprehensive Arbitration Rules and Procedures</w:t>
      </w:r>
      <w:del w:id="267" w:author="Comparação" w:date="2026-02-02T16:14:00Z" w16du:dateUtc="2026-02-02T19:14:00Z">
        <w:r>
          <w:delText>.</w:delText>
        </w:r>
      </w:del>
      <w:ins w:id="268" w:author="Comparação" w:date="2026-02-02T16:14:00Z" w16du:dateUtc="2026-02-02T19:14:00Z">
        <w:r>
          <w:t>, and the three arbitrators shall be appointed in accordance with such rules. "Arbitration Location" means [specified city], or at a location mutually agreed upon by the parties.</w:t>
        </w:r>
      </w:ins>
      <w:r>
        <w:t xml:space="preserve"> Subject to Section 15.12 ("Damages Waiver") of this Agreement, the </w:t>
      </w:r>
      <w:del w:id="269" w:author="Comparação" w:date="2026-02-02T16:14:00Z" w16du:dateUtc="2026-02-02T19:14:00Z">
        <w:r>
          <w:delText>arbitrator</w:delText>
        </w:r>
      </w:del>
      <w:ins w:id="270" w:author="Comparação" w:date="2026-02-02T16:14:00Z" w16du:dateUtc="2026-02-02T19:14:00Z">
        <w:r>
          <w:t>arbitral panel</w:t>
        </w:r>
      </w:ins>
      <w:r>
        <w:t xml:space="preserve"> shall have authority to grant any form of appropriate relief, whether legal or equitable in nature, including specific performance, but shall not reform, modify or materially change this Agreement.</w:t>
      </w:r>
    </w:p>
    <w:p w14:paraId="07E65140" w14:textId="77777777" w:rsidR="00390321" w:rsidRDefault="008C6FEB">
      <w:r>
        <w:rPr>
          <w:i/>
        </w:rPr>
        <w:t>--- Fim da Cláusula 19 ---</w:t>
      </w:r>
    </w:p>
    <w:p w14:paraId="29C7B51B" w14:textId="77777777" w:rsidR="00390321" w:rsidRDefault="00390321"/>
    <w:p w14:paraId="6D7B90C4" w14:textId="77777777" w:rsidR="00390321" w:rsidRDefault="008C6FEB">
      <w:r>
        <w:rPr>
          <w:b/>
        </w:rPr>
        <w:t>[CLÁUSULA 020]</w:t>
      </w:r>
    </w:p>
    <w:p w14:paraId="386DA5BE" w14:textId="77777777" w:rsidR="00390321" w:rsidRDefault="008C6FEB">
      <w:r>
        <w:t>Cláusula 20 -</w:t>
      </w:r>
    </w:p>
    <w:p w14:paraId="617C2B49" w14:textId="04D10879" w:rsidR="00390321" w:rsidRDefault="008C6FEB">
      <w:r>
        <w:t>12.1.4. The Parties further agree that</w:t>
      </w:r>
      <w:ins w:id="271" w:author="Comparação" w:date="2026-02-02T16:14:00Z" w16du:dateUtc="2026-02-02T19:14:00Z">
        <w:r>
          <w:t>, except as expressly provided in this paragraph,</w:t>
        </w:r>
      </w:ins>
      <w:r>
        <w:t xml:space="preserve"> they may bring claims only in their individual capacity and not as a plaintiff or class representative in any purported class or representative proceeding. </w:t>
      </w:r>
      <w:del w:id="272" w:author="Comparação" w:date="2026-02-02T16:14:00Z" w16du:dateUtc="2026-02-02T19:14:00Z">
        <w:r>
          <w:delText>The Arbitrator may not consolidate more than one Person's</w:delText>
        </w:r>
      </w:del>
      <w:ins w:id="273" w:author="Comparação" w:date="2026-02-02T16:14:00Z" w16du:dateUtc="2026-02-02T19:14:00Z">
        <w:r>
          <w:t>Notwithstanding the foregoing,</w:t>
        </w:r>
      </w:ins>
      <w:r>
        <w:t xml:space="preserve"> claims</w:t>
      </w:r>
      <w:del w:id="274" w:author="Comparação" w:date="2026-02-02T16:14:00Z" w16du:dateUtc="2026-02-02T19:14:00Z">
        <w:r>
          <w:delText>, may not otherwise preside over any form</w:delText>
        </w:r>
      </w:del>
      <w:ins w:id="275" w:author="Comparação" w:date="2026-02-02T16:14:00Z" w16du:dateUtc="2026-02-02T19:14:00Z">
        <w:r>
          <w:t xml:space="preserve"> alleging fraud, willful or gross misconduct, or a systematic material breach</w:t>
        </w:r>
      </w:ins>
      <w:r>
        <w:t xml:space="preserve"> of </w:t>
      </w:r>
      <w:del w:id="276" w:author="Comparação" w:date="2026-02-02T16:14:00Z" w16du:dateUtc="2026-02-02T19:14:00Z">
        <w:r>
          <w:delText xml:space="preserve">a </w:delText>
        </w:r>
      </w:del>
      <w:ins w:id="277" w:author="Comparação" w:date="2026-02-02T16:14:00Z" w16du:dateUtc="2026-02-02T19:14:00Z">
        <w:r>
          <w:t xml:space="preserve">this Agreement that injures multiple persons in substantially the same manner may be brought as a class or </w:t>
        </w:r>
      </w:ins>
      <w:r>
        <w:t xml:space="preserve">representative </w:t>
      </w:r>
      <w:del w:id="278" w:author="Comparação" w:date="2026-02-02T16:14:00Z" w16du:dateUtc="2026-02-02T19:14:00Z">
        <w:r>
          <w:delText>or class proceeding, and may not</w:delText>
        </w:r>
      </w:del>
      <w:ins w:id="279" w:author="Comparação" w:date="2026-02-02T16:14:00Z" w16du:dateUtc="2026-02-02T19:14:00Z">
        <w:r>
          <w:t>action or may be consolidated, and the Arbitrator may preside over such consolidated or representative proceedings and may</w:t>
        </w:r>
      </w:ins>
      <w:r>
        <w:t xml:space="preserve"> award class-</w:t>
      </w:r>
      <w:ins w:id="280" w:author="Comparação" w:date="2026-02-02T16:14:00Z" w16du:dateUtc="2026-02-02T19:14:00Z">
        <w:r>
          <w:t xml:space="preserve"> or representative-</w:t>
        </w:r>
      </w:ins>
      <w:r>
        <w:t>wide relief</w:t>
      </w:r>
      <w:del w:id="281" w:author="Comparação" w:date="2026-02-02T16:14:00Z" w16du:dateUtc="2026-02-02T19:14:00Z">
        <w:r>
          <w:delText>.</w:delText>
        </w:r>
      </w:del>
      <w:ins w:id="282" w:author="Comparação" w:date="2026-02-02T16:14:00Z" w16du:dateUtc="2026-02-02T19:14:00Z">
        <w:r>
          <w:t>, but only to the extent permitted by applicable law.</w:t>
        </w:r>
      </w:ins>
      <w:r>
        <w:t xml:space="preserve"> This provision is material and is a condition of the agreement to arbitrate. </w:t>
      </w:r>
      <w:del w:id="283" w:author="Comparação" w:date="2026-02-02T16:14:00Z" w16du:dateUtc="2026-02-02T19:14:00Z">
        <w:r>
          <w:delText>In the event that a determination is made</w:delText>
        </w:r>
      </w:del>
      <w:ins w:id="284" w:author="Comparação" w:date="2026-02-02T16:14:00Z" w16du:dateUtc="2026-02-02T19:14:00Z">
        <w:r>
          <w:t>If a court or arbitrator determines</w:t>
        </w:r>
      </w:ins>
      <w:r>
        <w:t xml:space="preserve"> that </w:t>
      </w:r>
      <w:ins w:id="285" w:author="Comparação" w:date="2026-02-02T16:14:00Z" w16du:dateUtc="2026-02-02T19:14:00Z">
        <w:r>
          <w:t xml:space="preserve">any specific portion of </w:t>
        </w:r>
      </w:ins>
      <w:r>
        <w:t xml:space="preserve">this </w:t>
      </w:r>
      <w:del w:id="286" w:author="Comparação" w:date="2026-02-02T16:14:00Z" w16du:dateUtc="2026-02-02T19:14:00Z">
        <w:r>
          <w:delText>class action waiver</w:delText>
        </w:r>
      </w:del>
      <w:ins w:id="287" w:author="Comparação" w:date="2026-02-02T16:14:00Z" w16du:dateUtc="2026-02-02T19:14:00Z">
        <w:r>
          <w:t>paragraph</w:t>
        </w:r>
      </w:ins>
      <w:r>
        <w:t xml:space="preserve"> is </w:t>
      </w:r>
      <w:del w:id="288" w:author="Comparação" w:date="2026-02-02T16:14:00Z" w16du:dateUtc="2026-02-02T19:14:00Z">
        <w:r>
          <w:delText>void</w:delText>
        </w:r>
      </w:del>
      <w:ins w:id="289" w:author="Comparação" w:date="2026-02-02T16:14:00Z" w16du:dateUtc="2026-02-02T19:14:00Z">
        <w:r>
          <w:t>invalid</w:t>
        </w:r>
      </w:ins>
      <w:r>
        <w:t xml:space="preserve"> or unenforceable</w:t>
      </w:r>
      <w:del w:id="290" w:author="Comparação" w:date="2026-02-02T16:14:00Z" w16du:dateUtc="2026-02-02T19:14:00Z">
        <w:r>
          <w:delText xml:space="preserve"> for any reason, the parties agree that the </w:delText>
        </w:r>
      </w:del>
      <w:ins w:id="291" w:author="Comparação" w:date="2026-02-02T16:14:00Z" w16du:dateUtc="2026-02-02T19:14:00Z">
        <w:r>
          <w:t xml:space="preserve">, that determination shall apply only to the specific portion found invalid and shall not render the entire </w:t>
        </w:r>
      </w:ins>
      <w:r>
        <w:t xml:space="preserve">agreement to arbitrate </w:t>
      </w:r>
      <w:del w:id="292" w:author="Comparação" w:date="2026-02-02T16:14:00Z" w16du:dateUtc="2026-02-02T19:14:00Z">
        <w:r>
          <w:delText xml:space="preserve">disputes will be </w:delText>
        </w:r>
      </w:del>
      <w:r>
        <w:t>null and void</w:t>
      </w:r>
      <w:ins w:id="293" w:author="Comparação" w:date="2026-02-02T16:14:00Z" w16du:dateUtc="2026-02-02T19:14:00Z">
        <w:r>
          <w:t>; the remainder of the arbitration agreement shall continue in full force and effect to the extent enforceable. If the limitation on representative or class actions is found invalid and such invalidity cannot be cured by severance, the Parties agree that class or representative claims may proceed in a court of competent jurisdiction to the extent permitted by applicable law</w:t>
        </w:r>
      </w:ins>
      <w:r>
        <w:t>.</w:t>
      </w:r>
    </w:p>
    <w:p w14:paraId="73957160" w14:textId="77777777" w:rsidR="00390321" w:rsidRDefault="008C6FEB">
      <w:r>
        <w:rPr>
          <w:i/>
        </w:rPr>
        <w:t>--- Fim da Cláusula 20 ---</w:t>
      </w:r>
    </w:p>
    <w:p w14:paraId="472B5241" w14:textId="77777777" w:rsidR="00390321" w:rsidRDefault="00390321"/>
    <w:p w14:paraId="63FF747B" w14:textId="77777777" w:rsidR="00390321" w:rsidRDefault="008C6FEB">
      <w:r>
        <w:rPr>
          <w:b/>
        </w:rPr>
        <w:t>[CLÁUSULA 021]</w:t>
      </w:r>
    </w:p>
    <w:p w14:paraId="5A248FF6" w14:textId="77777777" w:rsidR="00390321" w:rsidRDefault="008C6FEB">
      <w:r>
        <w:t>Cláusula 21 -</w:t>
      </w:r>
    </w:p>
    <w:p w14:paraId="47B3C52E" w14:textId="5D05260F" w:rsidR="00390321" w:rsidRDefault="008C6FEB">
      <w:r>
        <w:t>9.1 Power of Attorney. Each Limited Partner, other than the Investment Adviser, by its execution hereof, hereby irrevocably makes, constitutes and appoints each of the General Partner, the general partner of the Master Partnership, the Liquidating Trustee, if any, in such capacity as Liquidating Trustee for so long as it acts as such, and, if the Fund has a Sub</w:t>
      </w:r>
      <w:del w:id="294" w:author="Comparação" w:date="2026-02-02T16:14:00Z" w16du:dateUtc="2026-02-02T19:14:00Z">
        <w:r>
          <w:delText>-</w:delText>
        </w:r>
      </w:del>
      <w:ins w:id="295" w:author="Comparação" w:date="2026-02-02T16:14:00Z" w16du:dateUtc="2026-02-02T19:14:00Z">
        <w:r>
          <w:t>‑</w:t>
        </w:r>
      </w:ins>
      <w:r>
        <w:t>Adviser, the Fund Lead, subject to the Sub</w:t>
      </w:r>
      <w:del w:id="296" w:author="Comparação" w:date="2026-02-02T16:14:00Z" w16du:dateUtc="2026-02-02T19:14:00Z">
        <w:r>
          <w:delText>-</w:delText>
        </w:r>
      </w:del>
      <w:ins w:id="297" w:author="Comparação" w:date="2026-02-02T16:14:00Z" w16du:dateUtc="2026-02-02T19:14:00Z">
        <w:r>
          <w:t>‑</w:t>
        </w:r>
      </w:ins>
      <w:r>
        <w:t>Adviser's supervision (each is hereinafter referred to as the "Attorney"), as its true and lawful agent and attorney</w:t>
      </w:r>
      <w:del w:id="298" w:author="Comparação" w:date="2026-02-02T16:14:00Z" w16du:dateUtc="2026-02-02T19:14:00Z">
        <w:r>
          <w:delText>-</w:delText>
        </w:r>
      </w:del>
      <w:ins w:id="299" w:author="Comparação" w:date="2026-02-02T16:14:00Z" w16du:dateUtc="2026-02-02T19:14:00Z">
        <w:r>
          <w:t>‑</w:t>
        </w:r>
      </w:ins>
      <w:r>
        <w:t>in</w:t>
      </w:r>
      <w:del w:id="300" w:author="Comparação" w:date="2026-02-02T16:14:00Z" w16du:dateUtc="2026-02-02T19:14:00Z">
        <w:r>
          <w:delText>-</w:delText>
        </w:r>
      </w:del>
      <w:ins w:id="301" w:author="Comparação" w:date="2026-02-02T16:14:00Z" w16du:dateUtc="2026-02-02T19:14:00Z">
        <w:r>
          <w:t>‑</w:t>
        </w:r>
      </w:ins>
      <w:r>
        <w:t>fact, with full power of substitution and full power and authority in its name, place and stead, to make, execute, sign, acknowledge, swear to, record and file</w:t>
      </w:r>
      <w:ins w:id="302" w:author="Comparação" w:date="2026-02-02T16:14:00Z" w16du:dateUtc="2026-02-02T19:14:00Z">
        <w:r>
          <w:t>, to the extent such acts are administrative or ministerial and reasonably necessary to implement and give effect to the terms of this Agreement (including execution of documents required for Fund formation, tax filings and routine administrative matters):</w:t>
        </w:r>
      </w:ins>
      <w:r>
        <w:t xml:space="preserve"> (i) this Agreement and any amendment to this Agreement that has been adopted as herein provided; (ii) the original Certificate of Limited Partnership of the Master Partnership and all amendments thereto required or permitted by law or the provisions of this Agreement; (iii) all instruments or documents required to effect a transfer of Interest; (iv) all certificates and other instruments deemed advisable by the General Partner or the Liquidating Trustee, if any, to carry out the provisions of this Agreemen</w:t>
      </w:r>
      <w:r>
        <w:t>t, and applicable law or to permit the Fund to become or to continue as a series of a limited partnership wherein the Limited Partners have limited liability in each jurisdiction where the Fund may be doing business; (v) all instruments that the General Partner or the Liquidating Trustee, if any, deems appropriate to reflect a change, modification or termination of this Agreement or the Fund in accordance with this Agreement</w:t>
      </w:r>
      <w:del w:id="303" w:author="Comparação" w:date="2026-02-02T16:14:00Z" w16du:dateUtc="2026-02-02T19:14:00Z">
        <w:r>
          <w:delText xml:space="preserve"> including, without limitation,</w:delText>
        </w:r>
      </w:del>
      <w:ins w:id="304" w:author="Comparação" w:date="2026-02-02T16:14:00Z" w16du:dateUtc="2026-02-02T19:14:00Z">
        <w:r>
          <w:t>, provided that such instruments do not modify</w:t>
        </w:r>
      </w:ins>
      <w:r>
        <w:t xml:space="preserve"> the </w:t>
      </w:r>
      <w:del w:id="305" w:author="Comparação" w:date="2026-02-02T16:14:00Z" w16du:dateUtc="2026-02-02T19:14:00Z">
        <w:r>
          <w:delText>admission</w:delText>
        </w:r>
      </w:del>
      <w:ins w:id="306" w:author="Comparação" w:date="2026-02-02T16:14:00Z" w16du:dateUtc="2026-02-02T19:14:00Z">
        <w:r>
          <w:t>economic or voting rights</w:t>
        </w:r>
      </w:ins>
      <w:r>
        <w:t xml:space="preserve"> of </w:t>
      </w:r>
      <w:del w:id="307" w:author="Comparação" w:date="2026-02-02T16:14:00Z" w16du:dateUtc="2026-02-02T19:14:00Z">
        <w:r>
          <w:delText>additional</w:delText>
        </w:r>
      </w:del>
      <w:ins w:id="308" w:author="Comparação" w:date="2026-02-02T16:14:00Z" w16du:dateUtc="2026-02-02T19:14:00Z">
        <w:r>
          <w:t>a</w:t>
        </w:r>
      </w:ins>
      <w:r>
        <w:t xml:space="preserve"> Limited </w:t>
      </w:r>
      <w:del w:id="309" w:author="Comparação" w:date="2026-02-02T16:14:00Z" w16du:dateUtc="2026-02-02T19:14:00Z">
        <w:r>
          <w:delText>Partners or Substituted</w:delText>
        </w:r>
      </w:del>
      <w:ins w:id="310" w:author="Comparação" w:date="2026-02-02T16:14:00Z" w16du:dateUtc="2026-02-02T19:14:00Z">
        <w:r>
          <w:t>Partner or otherwise create new material obligations of a</w:t>
        </w:r>
      </w:ins>
      <w:r>
        <w:t xml:space="preserve"> Limited </w:t>
      </w:r>
      <w:del w:id="311" w:author="Comparação" w:date="2026-02-02T16:14:00Z" w16du:dateUtc="2026-02-02T19:14:00Z">
        <w:r>
          <w:delText xml:space="preserve">Partners pursuant to the provisions of </w:delText>
        </w:r>
      </w:del>
      <w:ins w:id="312" w:author="Comparação" w:date="2026-02-02T16:14:00Z" w16du:dateUtc="2026-02-02T19:14:00Z">
        <w:r>
          <w:t xml:space="preserve">Partner except as expressly permitted by </w:t>
        </w:r>
      </w:ins>
      <w:r>
        <w:t>this Agreement</w:t>
      </w:r>
      <w:del w:id="313" w:author="Comparação" w:date="2026-02-02T16:14:00Z" w16du:dateUtc="2026-02-02T19:14:00Z">
        <w:r>
          <w:delText>, as applicable</w:delText>
        </w:r>
      </w:del>
      <w:r>
        <w:t xml:space="preserve">; (vi) all fictitious or assumed name certificates required or permitted to be filed on behalf of the Fund; (vii) all conveyances and other instruments or papers deemed advisable by the General Partner or the Liquidating Trustee, if any, </w:t>
      </w:r>
      <w:del w:id="314" w:author="Comparação" w:date="2026-02-02T16:14:00Z" w16du:dateUtc="2026-02-02T19:14:00Z">
        <w:r>
          <w:delText>including, without limitation, those to effect the terms of Section 4.7.7 and the dissolution and termination of the Fund (including a Certificate of Cancellation or to effect the terms of Section 7.2.3);</w:delText>
        </w:r>
      </w:del>
      <w:ins w:id="315" w:author="Comparação" w:date="2026-02-02T16:14:00Z" w16du:dateUtc="2026-02-02T19:14:00Z">
        <w:r>
          <w:t>in furtherance of the Fund's ordinary winding up or administrative affairs;</w:t>
        </w:r>
      </w:ins>
      <w:r>
        <w:t xml:space="preserve"> (viii) all other agreements and instruments necessary or advisable to consummate any purchase of Portfolio Company Securities</w:t>
      </w:r>
      <w:ins w:id="316" w:author="Comparação" w:date="2026-02-02T16:14:00Z" w16du:dateUtc="2026-02-02T19:14:00Z">
        <w:r>
          <w:t xml:space="preserve"> that are administrative in nature or have been approved in accordance with this Agreement</w:t>
        </w:r>
      </w:ins>
      <w:r>
        <w:t>; (ix) the Master Partnership Agreement; (x) any nominee agreement or other agreement as between the Fund and a Parallel Fund to effect the terms of Section 4.1.3; (xi) any agreements, papers and instruments necessary or advisable to effect the conversion of a Limited Partner Interest to an interest of a Parallel Fund as contemplated by Section 3.13.6; (xii) all agreements, instruments, pledges, and assignments necessary or advisable to enter into a Capital Call Facility</w:t>
      </w:r>
      <w:ins w:id="317" w:author="Comparação" w:date="2026-02-02T16:14:00Z" w16du:dateUtc="2026-02-02T19:14:00Z">
        <w:r>
          <w:t xml:space="preserve"> to the extent such entry does not create new material obligations of a Limited Partner without its prior written consent</w:t>
        </w:r>
      </w:ins>
      <w:r>
        <w:t xml:space="preserve">; and (xiii) all other instruments or papers that may be required or permitted by law to be filed on behalf of the Fund. </w:t>
      </w:r>
      <w:del w:id="318" w:author="Comparação" w:date="2026-02-02T16:14:00Z" w16du:dateUtc="2026-02-02T19:14:00Z">
        <w:r>
          <w:delText>The General Partner is authorized to assign part or all of its powers, including those as Power of Attorney for the Limited Partners</w:delText>
        </w:r>
      </w:del>
      <w:ins w:id="319" w:author="Comparação" w:date="2026-02-02T16:14:00Z" w16du:dateUtc="2026-02-02T19:14:00Z">
        <w:r>
          <w:t xml:space="preserve">Notwithstanding the foregoing, the power of attorney granted herein shall not be used to (a) amend this Agreement, modify the economic or voting rights of any Limited Partner, admit or substitute Limited Partners, or (b) bind any Limited Partner to any new material obligation (including, without limitation, pledges, guarantees, material financings or entry into Capital Call Facilities that create material obligations), or (c) effect any dissolution, termination or restructuring of the Fund that would alter </w:t>
        </w:r>
        <w:r>
          <w:t>the substantive rights or obligations of Limited Partners, in each case without the Limited Partner's express prior written consent. The General Partner is authorized to assign part or all of its powers, limited</w:t>
        </w:r>
      </w:ins>
      <w:r>
        <w:t xml:space="preserve"> as described herein, to the Administrator.</w:t>
      </w:r>
    </w:p>
    <w:p w14:paraId="56A0565E" w14:textId="77777777" w:rsidR="00390321" w:rsidRDefault="008C6FEB">
      <w:r>
        <w:rPr>
          <w:i/>
        </w:rPr>
        <w:t>--- Fim da Cláusula 21 ---</w:t>
      </w:r>
    </w:p>
    <w:p w14:paraId="601E3A20" w14:textId="77777777" w:rsidR="00390321" w:rsidRDefault="00390321"/>
    <w:p w14:paraId="02A8BFA3" w14:textId="77777777" w:rsidR="00390321" w:rsidRDefault="008C6FEB">
      <w:r>
        <w:rPr>
          <w:b/>
        </w:rPr>
        <w:t>[CLÁUSULA 022]</w:t>
      </w:r>
    </w:p>
    <w:p w14:paraId="1ECC73CF" w14:textId="77777777" w:rsidR="00390321" w:rsidRDefault="008C6FEB">
      <w:r>
        <w:t>Cláusula 22 -</w:t>
      </w:r>
    </w:p>
    <w:p w14:paraId="24838A65" w14:textId="0B19AC1C" w:rsidR="00390321" w:rsidRDefault="008C6FEB">
      <w:r>
        <w:t xml:space="preserve">15.3 Entire Agreement. </w:t>
      </w:r>
      <w:del w:id="320" w:author="Comparação" w:date="2026-02-02T16:14:00Z" w16du:dateUtc="2026-02-02T19:14:00Z">
        <w:r>
          <w:delText xml:space="preserve"> </w:delText>
        </w:r>
      </w:del>
      <w:r>
        <w:t xml:space="preserve">This Agreement, together with any Subscription Agreement executed with the Fund by any Partner, together constitute the entire agreement among the parties with respect to the subject matter hereof and supersede any prior agreement or understandings among them, oral or written, with respect to the subject matter hereof, all of which are hereby canceled. </w:t>
      </w:r>
      <w:del w:id="321" w:author="Comparação" w:date="2026-02-02T16:14:00Z" w16du:dateUtc="2026-02-02T19:14:00Z">
        <w:r>
          <w:delText xml:space="preserve"> </w:delText>
        </w:r>
      </w:del>
      <w:r>
        <w:t xml:space="preserve">There are no representations, agreements, arrangements or understandings, oral or written, between or among the Partners relating only to the subject matter of such agreements that are not fully expressed herein or therein. </w:t>
      </w:r>
      <w:del w:id="322" w:author="Comparação" w:date="2026-02-02T16:14:00Z" w16du:dateUtc="2026-02-02T19:14:00Z">
        <w:r>
          <w:delText xml:space="preserve"> </w:delText>
        </w:r>
      </w:del>
      <w:r>
        <w:t xml:space="preserve">The provisions of this Agreement and such agreements, to the extent that they restrict the duties and liabilities of the General Partner otherwise existing at law or in equity, are agreed by the Partners to modify to that extent such duties and liabilities of the General Partner. </w:t>
      </w:r>
      <w:del w:id="323" w:author="Comparação" w:date="2026-02-02T16:14:00Z" w16du:dateUtc="2026-02-02T19:14:00Z">
        <w:r>
          <w:delText xml:space="preserve"> </w:delText>
        </w:r>
      </w:del>
      <w:r>
        <w:t>This Agreement may not be modified or amended other than pursuant to Article VIII.</w:t>
      </w:r>
      <w:del w:id="324" w:author="Comparação" w:date="2026-02-02T16:14:00Z" w16du:dateUtc="2026-02-02T19:14:00Z">
        <w:r>
          <w:delText xml:space="preserve"> </w:delText>
        </w:r>
      </w:del>
      <w:r>
        <w:t xml:space="preserve"> Notwithstanding the foregoing, this Agreement is deemed to include any Subscription Agreements (which may modify the terms of this Agreement with respect to the Partners party thereto); provided, however, that the Partners agree that notwithstanding Section 8.1 hereof, each such other agreement may be amended, modified, waived or terminated by the Fund and the Partners who are parties thereto without the Consent of any other Partners, and any Partner not a party to any such other agreement is not intended </w:t>
      </w:r>
      <w:r>
        <w:t>to be a third-party beneficiary of any such other agreement. Notwithstanding any provision of this Agreement or of any Subscription Agreement to the contrary, the parties hereto acknowledge and agree that the Fund or the General Partner (on its own behalf and on behalf of the Fund), without any further act, approval or vote of any Partner, may enter into side letters or other writings with individual Limited Partners which have the effect of establishing rights under, or altering or supplementing, the terms</w:t>
      </w:r>
      <w:r>
        <w:t xml:space="preserve"> of, this Agreement or any Subscription Agreement. </w:t>
      </w:r>
      <w:del w:id="325" w:author="Comparação" w:date="2026-02-02T16:14:00Z" w16du:dateUtc="2026-02-02T19:14:00Z">
        <w:r>
          <w:delText>The parties hereto agree that any</w:delText>
        </w:r>
      </w:del>
      <w:ins w:id="326" w:author="Comparação" w:date="2026-02-02T16:14:00Z" w16du:dateUtc="2026-02-02T19:14:00Z">
        <w:r>
          <w:t>Provided, however, that any side letter or other writing that establishes additional rights for, or modifies or supplements the terms of this Agreement or any Subscription Agreement in favor of, any Limited Partner shall: (i) be promptly disclosed to all Limited Partners (subject to redactions reasonably necessary to protect confidential or commercially sensitive information, provided that such redactions do not conceal any material economic or governance terms); and (ii) include a Most Favored Nation claus</w:t>
        </w:r>
        <w:r>
          <w:t>e ensuring that any materially better economic or governance terms granted to any Limited Partner shall be automatically made available to all other Limited Partners who meet the same eligibility criteria. Any</w:t>
        </w:r>
      </w:ins>
      <w:r>
        <w:t xml:space="preserve"> rights established, or any terms of this Agreement or any Subscription Agreement altered or supplemented, in a side letter with a Limited Partner </w:t>
      </w:r>
      <w:ins w:id="327" w:author="Comparação" w:date="2026-02-02T16:14:00Z" w16du:dateUtc="2026-02-02T19:14:00Z">
        <w:r>
          <w:t xml:space="preserve">that comply with the foregoing disclosure and MFN requirements </w:t>
        </w:r>
      </w:ins>
      <w:r>
        <w:t>shall govern with respect to such Limited Partner notwithstanding any other provision of this Agreement or any Subscription Agreement.</w:t>
      </w:r>
      <w:ins w:id="328" w:author="Comparação" w:date="2026-02-02T16:14:00Z" w16du:dateUtc="2026-02-02T19:14:00Z">
        <w:r>
          <w:t xml:space="preserve"> Any purported side letter or other writing that does not comply with the foregoing disclosure and MFN requirements shall be ineffective to the extent it purports to grant rights or modify terms inconsistent with this Agreement or the applicable Subscription Agreement.</w:t>
        </w:r>
      </w:ins>
    </w:p>
    <w:p w14:paraId="65610607" w14:textId="77777777" w:rsidR="00390321" w:rsidRDefault="008C6FEB">
      <w:r>
        <w:rPr>
          <w:i/>
        </w:rPr>
        <w:t>--- Fim da Cláusula 22 ---</w:t>
      </w:r>
    </w:p>
    <w:p w14:paraId="5631235E" w14:textId="77777777" w:rsidR="00390321" w:rsidRDefault="00390321"/>
    <w:p w14:paraId="3626AB69" w14:textId="77777777" w:rsidR="00390321" w:rsidRDefault="008C6FEB">
      <w:r>
        <w:rPr>
          <w:b/>
        </w:rPr>
        <w:t>[CLÁUSULA 023]</w:t>
      </w:r>
    </w:p>
    <w:p w14:paraId="048AA1F5" w14:textId="77777777" w:rsidR="00390321" w:rsidRDefault="008C6FEB">
      <w:r>
        <w:t>Cláusula 23 -</w:t>
      </w:r>
    </w:p>
    <w:p w14:paraId="5573DA11" w14:textId="6FB602A2" w:rsidR="00390321" w:rsidRDefault="008C6FEB">
      <w:r>
        <w:t>15.8.4. Notwithstanding the foregoing, the General Partner (which term, for purposes of this Section 15.8.4 shall include its Affiliates) may, without notice to any Limited Partner, disclose or release Confidential Information to any Person as it believes in good faith may benefit the Fund or its Affiliates</w:t>
      </w:r>
      <w:del w:id="329" w:author="Comparação" w:date="2026-02-02T16:14:00Z" w16du:dateUtc="2026-02-02T19:14:00Z">
        <w:r>
          <w:delText xml:space="preserve">. </w:delText>
        </w:r>
      </w:del>
      <w:ins w:id="330" w:author="Comparação" w:date="2026-02-02T16:14:00Z" w16du:dateUtc="2026-02-02T19:14:00Z">
        <w:r>
          <w:t>; provided, however, that the General Partner shall not disclose any Limited Partner's confidential information (including such Limited Partner's identity, commitment amount, or other non‑public information specific to such Limited Partner) to any third party without the prior written consent of such Limited Partner, except to the extent such disclosure is specifically required by applicable law or by a regulatory authority.</w:t>
        </w:r>
      </w:ins>
      <w:r>
        <w:t xml:space="preserve"> Disclosure permitted under the preceding sentence includes, without limitation, disclosure of Confidential Information: as requested or required by the Investment Adviser, and as the General Partner deems reasonably necessary, appropriate, or convenient, in relation to any Limited Partner; as requested or required by a Portfolio Company; as necessary for an Affiliate or service provider to generate financial reports relating to the Fund or any of its Affiliates; to the Fund or any of its Affiliates and any</w:t>
      </w:r>
      <w:r>
        <w:t xml:space="preserve"> of their respective Representatives; </w:t>
      </w:r>
      <w:del w:id="331" w:author="Comparação" w:date="2026-02-02T16:14:00Z" w16du:dateUtc="2026-02-02T19:14:00Z">
        <w:r>
          <w:delText xml:space="preserve"> </w:delText>
        </w:r>
      </w:del>
      <w:r>
        <w:t>to existing or potential investors in the Fund; and as the General Partner deems to be reasonably necessary, appropriate or convenient to: (i) facilitate each Closing or satisfy any Closing Conditions; (ii) to satisfy applicable anti-money laundering or other legal requirements; (iii) for any tax purpose; or (iv) for any other purpose that is consistent with the terms of this Agreement.</w:t>
      </w:r>
    </w:p>
    <w:p w14:paraId="5881A281" w14:textId="77777777" w:rsidR="00390321" w:rsidRDefault="008C6FEB">
      <w:r>
        <w:rPr>
          <w:i/>
        </w:rPr>
        <w:t>--- Fim da Cláusula 23 ---</w:t>
      </w:r>
    </w:p>
    <w:p w14:paraId="00441106" w14:textId="77777777" w:rsidR="00390321" w:rsidRDefault="00390321"/>
    <w:p w14:paraId="4E4DC4B5" w14:textId="77777777" w:rsidR="00390321" w:rsidRDefault="008C6FEB">
      <w:r>
        <w:rPr>
          <w:b/>
        </w:rPr>
        <w:t>[CLÁUSULA 024]</w:t>
      </w:r>
    </w:p>
    <w:p w14:paraId="18803012" w14:textId="77777777" w:rsidR="00390321" w:rsidRDefault="008C6FEB">
      <w:r>
        <w:t>Cláusula 24 -</w:t>
      </w:r>
    </w:p>
    <w:p w14:paraId="08C0DC03" w14:textId="6D54CA58" w:rsidR="00390321" w:rsidRDefault="008C6FEB">
      <w:r>
        <w:t xml:space="preserve">15.8.3. </w:t>
      </w:r>
      <w:del w:id="332" w:author="Comparação" w:date="2026-02-02T16:14:00Z" w16du:dateUtc="2026-02-02T19:14:00Z">
        <w:r>
          <w:delText>Neither the</w:delText>
        </w:r>
      </w:del>
      <w:ins w:id="333" w:author="Comparação" w:date="2026-02-02T16:14:00Z" w16du:dateUtc="2026-02-02T19:14:00Z">
        <w:r>
          <w:t>The</w:t>
        </w:r>
      </w:ins>
      <w:r>
        <w:t xml:space="preserve"> General Partner </w:t>
      </w:r>
      <w:del w:id="334" w:author="Comparação" w:date="2026-02-02T16:14:00Z" w16du:dateUtc="2026-02-02T19:14:00Z">
        <w:r>
          <w:delText xml:space="preserve">nor the Investment Adviser </w:delText>
        </w:r>
      </w:del>
      <w:r>
        <w:t xml:space="preserve">shall </w:t>
      </w:r>
      <w:del w:id="335" w:author="Comparação" w:date="2026-02-02T16:14:00Z" w16du:dateUtc="2026-02-02T19:14:00Z">
        <w:r>
          <w:delText xml:space="preserve">be required to </w:delText>
        </w:r>
      </w:del>
      <w:r>
        <w:t xml:space="preserve">provide </w:t>
      </w:r>
      <w:del w:id="336" w:author="Comparação" w:date="2026-02-02T16:14:00Z" w16du:dateUtc="2026-02-02T19:14:00Z">
        <w:r>
          <w:delText xml:space="preserve">any </w:delText>
        </w:r>
      </w:del>
      <w:r>
        <w:t xml:space="preserve">Limited </w:t>
      </w:r>
      <w:del w:id="337" w:author="Comparação" w:date="2026-02-02T16:14:00Z" w16du:dateUtc="2026-02-02T19:14:00Z">
        <w:r>
          <w:delText>Partner</w:delText>
        </w:r>
      </w:del>
      <w:ins w:id="338" w:author="Comparação" w:date="2026-02-02T16:14:00Z" w16du:dateUtc="2026-02-02T19:14:00Z">
        <w:r>
          <w:t>Partners</w:t>
        </w:r>
      </w:ins>
      <w:r>
        <w:t xml:space="preserve"> (other than the Investment Adviser) with </w:t>
      </w:r>
      <w:del w:id="339" w:author="Comparação" w:date="2026-02-02T16:14:00Z" w16du:dateUtc="2026-02-02T19:14:00Z">
        <w:r>
          <w:delText>access to any</w:delText>
        </w:r>
      </w:del>
      <w:ins w:id="340" w:author="Comparação" w:date="2026-02-02T16:14:00Z" w16du:dateUtc="2026-02-02T19:14:00Z">
        <w:r>
          <w:t>all</w:t>
        </w:r>
      </w:ins>
      <w:r>
        <w:t xml:space="preserve"> information</w:t>
      </w:r>
      <w:del w:id="341" w:author="Comparação" w:date="2026-02-02T16:14:00Z" w16du:dateUtc="2026-02-02T19:14:00Z">
        <w:r>
          <w:delText>,</w:delText>
        </w:r>
      </w:del>
      <w:ins w:id="342" w:author="Comparação" w:date="2026-02-02T16:14:00Z" w16du:dateUtc="2026-02-02T19:14:00Z">
        <w:r>
          <w:t xml:space="preserve"> reasonably requested by such Limited Partners related to the Fund's investments, operations</w:t>
        </w:r>
      </w:ins>
      <w:r>
        <w:t xml:space="preserve"> and </w:t>
      </w:r>
      <w:del w:id="343" w:author="Comparação" w:date="2026-02-02T16:14:00Z" w16du:dateUtc="2026-02-02T19:14:00Z">
        <w:r>
          <w:delText xml:space="preserve">may </w:delText>
        </w:r>
      </w:del>
      <w:ins w:id="344" w:author="Comparação" w:date="2026-02-02T16:14:00Z" w16du:dateUtc="2026-02-02T19:14:00Z">
        <w:r>
          <w:t xml:space="preserve">financial condition, subject only to: (i) confidentiality restrictions expressly imposed by Portfolio Companies in written agreements; or (ii) specific prohibitions under applicable law. The General Partner shall not </w:t>
        </w:r>
      </w:ins>
      <w:r>
        <w:t xml:space="preserve">withhold </w:t>
      </w:r>
      <w:del w:id="345" w:author="Comparação" w:date="2026-02-02T16:14:00Z" w16du:dateUtc="2026-02-02T19:14:00Z">
        <w:r>
          <w:delText xml:space="preserve">from any Limited Partner such </w:delText>
        </w:r>
      </w:del>
      <w:r>
        <w:t>information</w:t>
      </w:r>
      <w:del w:id="346" w:author="Comparação" w:date="2026-02-02T16:14:00Z" w16du:dateUtc="2026-02-02T19:14:00Z">
        <w:r>
          <w:delText>, if it reasonably determines</w:delText>
        </w:r>
      </w:del>
      <w:ins w:id="347" w:author="Comparação" w:date="2026-02-02T16:14:00Z" w16du:dateUtc="2026-02-02T19:14:00Z">
        <w:r>
          <w:t xml:space="preserve"> on the basis of subjective criteria such as</w:t>
        </w:r>
      </w:ins>
      <w:r>
        <w:t xml:space="preserve"> that </w:t>
      </w:r>
      <w:del w:id="348" w:author="Comparação" w:date="2026-02-02T16:14:00Z" w16du:dateUtc="2026-02-02T19:14:00Z">
        <w:r>
          <w:delText xml:space="preserve">such information constitutes Confidential Information or that providing access to such information: (i) may result in the general public gaining access to such information or that such </w:delText>
        </w:r>
      </w:del>
      <w:r>
        <w:t xml:space="preserve">disclosure </w:t>
      </w:r>
      <w:ins w:id="349" w:author="Comparação" w:date="2026-02-02T16:14:00Z" w16du:dateUtc="2026-02-02T19:14:00Z">
        <w:r>
          <w:t>"</w:t>
        </w:r>
      </w:ins>
      <w:r>
        <w:t>would not be in the best interests of the Fund</w:t>
      </w:r>
      <w:del w:id="350" w:author="Comparação" w:date="2026-02-02T16:14:00Z" w16du:dateUtc="2026-02-02T19:14:00Z">
        <w:r>
          <w:delText xml:space="preserve">; (ii) </w:delText>
        </w:r>
      </w:del>
      <w:ins w:id="351" w:author="Comparação" w:date="2026-02-02T16:14:00Z" w16du:dateUtc="2026-02-02T19:14:00Z">
        <w:r>
          <w:t>" or "</w:t>
        </w:r>
      </w:ins>
      <w:r>
        <w:t>could damage the Fund or its business</w:t>
      </w:r>
      <w:del w:id="352" w:author="Comparação" w:date="2026-02-02T16:14:00Z" w16du:dateUtc="2026-02-02T19:14:00Z">
        <w:r>
          <w:delText xml:space="preserve">; or (iii) may result in a violation of applicable law or would violate an agreement between </w:delText>
        </w:r>
      </w:del>
      <w:ins w:id="353" w:author="Comparação" w:date="2026-02-02T16:14:00Z" w16du:dateUtc="2026-02-02T19:14:00Z">
        <w:r>
          <w:t xml:space="preserve">." The Investment Adviser shall cooperate with the General Partner in furnishing such information to </w:t>
        </w:r>
      </w:ins>
      <w:r>
        <w:t xml:space="preserve">the </w:t>
      </w:r>
      <w:del w:id="354" w:author="Comparação" w:date="2026-02-02T16:14:00Z" w16du:dateUtc="2026-02-02T19:14:00Z">
        <w:r>
          <w:delText>Fund,</w:delText>
        </w:r>
      </w:del>
      <w:ins w:id="355" w:author="Comparação" w:date="2026-02-02T16:14:00Z" w16du:dateUtc="2026-02-02T19:14:00Z">
        <w:r>
          <w:t>extent reasonably necessary to enable</w:t>
        </w:r>
      </w:ins>
      <w:r>
        <w:t xml:space="preserve"> the General Partner</w:t>
      </w:r>
      <w:del w:id="356" w:author="Comparação" w:date="2026-02-02T16:14:00Z" w16du:dateUtc="2026-02-02T19:14:00Z">
        <w:r>
          <w:delText>, the Investment Adviser, or any of their Affiliates with a third party (including, without limitation, any Limited Partner).</w:delText>
        </w:r>
      </w:del>
      <w:ins w:id="357" w:author="Comparação" w:date="2026-02-02T16:14:00Z" w16du:dateUtc="2026-02-02T19:14:00Z">
        <w:r>
          <w:t xml:space="preserve"> to satisfy its obligations under this Section 15.8.3.</w:t>
        </w:r>
      </w:ins>
    </w:p>
    <w:p w14:paraId="69C51EC7" w14:textId="77777777" w:rsidR="00390321" w:rsidRDefault="008C6FEB">
      <w:r>
        <w:rPr>
          <w:i/>
        </w:rPr>
        <w:t>--- Fim da Cláusula 24 ---</w:t>
      </w:r>
    </w:p>
    <w:p w14:paraId="4A3AA144" w14:textId="77777777" w:rsidR="00390321" w:rsidRDefault="00390321"/>
    <w:p w14:paraId="464999E6" w14:textId="77777777" w:rsidR="00390321" w:rsidRDefault="008C6FEB">
      <w:r>
        <w:rPr>
          <w:b/>
        </w:rPr>
        <w:t>[CLÁUSULA 025]</w:t>
      </w:r>
    </w:p>
    <w:p w14:paraId="10A1F17C" w14:textId="77777777" w:rsidR="00390321" w:rsidRDefault="008C6FEB">
      <w:r>
        <w:t>Cláusula 25 -</w:t>
      </w:r>
    </w:p>
    <w:p w14:paraId="2FB9EF39" w14:textId="7BDBE5A1" w:rsidR="00390321" w:rsidRDefault="008C6FEB">
      <w:r>
        <w:t>15.17 AngelList Terms of Service.</w:t>
      </w:r>
      <w:del w:id="358" w:author="Comparação" w:date="2026-02-02T16:14:00Z" w16du:dateUtc="2026-02-02T19:14:00Z">
        <w:r>
          <w:delText xml:space="preserve"> </w:delText>
        </w:r>
      </w:del>
      <w:r>
        <w:t xml:space="preserve"> Each Party excluding AngelList acknowledges and agrees that to the extent any services hereunder or pursuant to any other agreement among or between the Parties are to be rendered by AngelList or via the Platform, such services shall be subject to AngelList’s Terms of Service available at venture.angellist.com/terms (or any successor thereto</w:t>
      </w:r>
      <w:del w:id="359" w:author="Comparação" w:date="2026-02-02T16:14:00Z" w16du:dateUtc="2026-02-02T19:14:00Z">
        <w:r>
          <w:delText>), which Terms of Service may be amended or modified from time to time in AngelList’s sole discretion without notice to any Party</w:delText>
        </w:r>
      </w:del>
      <w:ins w:id="360" w:author="Comparação" w:date="2026-02-02T16:14:00Z" w16du:dateUtc="2026-02-02T19:14:00Z">
        <w:r>
          <w:t>). Any material changes to AngelList’s Terms of Service that adversely affect the rights or obligations of the Limited Partners (including, without limitation, changes to fees, service levels, data access or confidentiality) shall require the prior written consent of a Majority-in-Interest of the Limited Partners. Except as expressly provided in the preceding sentence, AngelList may amend or modify its Terms of Service from time to time in its discretion</w:t>
        </w:r>
      </w:ins>
      <w:r>
        <w:t>.</w:t>
      </w:r>
    </w:p>
    <w:p w14:paraId="0B1B3AFF" w14:textId="77777777" w:rsidR="00390321" w:rsidRDefault="008C6FEB">
      <w:r>
        <w:rPr>
          <w:i/>
        </w:rPr>
        <w:t>--- Fim da Cláusula 25 ---</w:t>
      </w:r>
    </w:p>
    <w:p w14:paraId="2EB30195" w14:textId="77777777" w:rsidR="00390321" w:rsidRDefault="00390321"/>
    <w:p w14:paraId="24508CC5" w14:textId="77777777" w:rsidR="00390321" w:rsidRDefault="008C6FEB">
      <w:r>
        <w:rPr>
          <w:b/>
        </w:rPr>
        <w:t>[CLÁUSULA 026]</w:t>
      </w:r>
    </w:p>
    <w:p w14:paraId="41351AA9" w14:textId="77777777" w:rsidR="00390321" w:rsidRDefault="008C6FEB">
      <w:r>
        <w:t>Cláusula 26 -</w:t>
      </w:r>
    </w:p>
    <w:p w14:paraId="2D4CAEF8" w14:textId="781280FB" w:rsidR="00390321" w:rsidRDefault="008C6FEB">
      <w:r>
        <w:t>5.4 Duties; Investment Opportunities; Other Business of the Investment Adviser Parties.</w:t>
      </w:r>
      <w:del w:id="361" w:author="Comparação" w:date="2026-02-02T16:14:00Z" w16du:dateUtc="2026-02-02T19:14:00Z">
        <w:r>
          <w:delText xml:space="preserve"> </w:delText>
        </w:r>
      </w:del>
      <w:ins w:id="362" w:author="Comparação" w:date="2026-02-02T16:14:00Z" w16du:dateUtc="2026-02-02T19:14:00Z">
        <w:r>
          <w:br/>
        </w:r>
      </w:ins>
      <w:r>
        <w:br/>
        <w:t>5.4.1. Each Limited Partner acknowledges and agrees that, in accordance with its authority as general partner of the Fund, the General Partner has engaged the Investment Adviser and the Sub</w:t>
      </w:r>
      <w:del w:id="363" w:author="Comparação" w:date="2026-02-02T16:14:00Z" w16du:dateUtc="2026-02-02T19:14:00Z">
        <w:r>
          <w:delText>-</w:delText>
        </w:r>
      </w:del>
      <w:ins w:id="364" w:author="Comparação" w:date="2026-02-02T16:14:00Z" w16du:dateUtc="2026-02-02T19:14:00Z">
        <w:r>
          <w:t>‑</w:t>
        </w:r>
      </w:ins>
      <w:r>
        <w:t>Adviser (if a Sub</w:t>
      </w:r>
      <w:del w:id="365" w:author="Comparação" w:date="2026-02-02T16:14:00Z" w16du:dateUtc="2026-02-02T19:14:00Z">
        <w:r>
          <w:delText>-</w:delText>
        </w:r>
      </w:del>
      <w:ins w:id="366" w:author="Comparação" w:date="2026-02-02T16:14:00Z" w16du:dateUtc="2026-02-02T19:14:00Z">
        <w:r>
          <w:t>‑</w:t>
        </w:r>
      </w:ins>
      <w:r>
        <w:t>Adviser is designated on Exhibit A) to serve as investment adviser(s) to the Fund and has irrevocably delegated to the Investment Adviser and, if applicable, the Sub</w:t>
      </w:r>
      <w:del w:id="367" w:author="Comparação" w:date="2026-02-02T16:14:00Z" w16du:dateUtc="2026-02-02T19:14:00Z">
        <w:r>
          <w:delText>-</w:delText>
        </w:r>
      </w:del>
      <w:ins w:id="368" w:author="Comparação" w:date="2026-02-02T16:14:00Z" w16du:dateUtc="2026-02-02T19:14:00Z">
        <w:r>
          <w:t>‑</w:t>
        </w:r>
      </w:ins>
      <w:r>
        <w:t>Adviser all authority with respect to the Fund's investments</w:t>
      </w:r>
      <w:del w:id="369" w:author="Comparação" w:date="2026-02-02T16:14:00Z" w16du:dateUtc="2026-02-02T19:14:00Z">
        <w:r>
          <w:delText>.</w:delText>
        </w:r>
      </w:del>
      <w:ins w:id="370" w:author="Comparação" w:date="2026-02-02T16:14:00Z" w16du:dateUtc="2026-02-02T19:14:00Z">
        <w:r>
          <w:t>; provided, however, that such delegation is subject to the approval requirement set forth in this Section 5.4.1 in circumstances involving a material conflict of interest.</w:t>
        </w:r>
      </w:ins>
      <w:r>
        <w:t xml:space="preserve"> The Investment Adviser and, if applicable, the Sub</w:t>
      </w:r>
      <w:del w:id="371" w:author="Comparação" w:date="2026-02-02T16:14:00Z" w16du:dateUtc="2026-02-02T19:14:00Z">
        <w:r>
          <w:delText>-</w:delText>
        </w:r>
      </w:del>
      <w:ins w:id="372" w:author="Comparação" w:date="2026-02-02T16:14:00Z" w16du:dateUtc="2026-02-02T19:14:00Z">
        <w:r>
          <w:t>‑</w:t>
        </w:r>
      </w:ins>
      <w:r>
        <w:t>Adviser have agreed to provide the Fund with advice on actions pertaining to the Fund's securities holdings, including how to vote and when, whether and the manner in which to sell Portfolio Company Securities or economic rights owned by the Fund as opportunities arise, among other investment advisory services, as the case may be. The Fund, upon the advice of the Investment Adviser or, if applicable, the Sub</w:t>
      </w:r>
      <w:del w:id="373" w:author="Comparação" w:date="2026-02-02T16:14:00Z" w16du:dateUtc="2026-02-02T19:14:00Z">
        <w:r>
          <w:delText>-</w:delText>
        </w:r>
      </w:del>
      <w:ins w:id="374" w:author="Comparação" w:date="2026-02-02T16:14:00Z" w16du:dateUtc="2026-02-02T19:14:00Z">
        <w:r>
          <w:t>‑</w:t>
        </w:r>
      </w:ins>
      <w:r>
        <w:t>Adviser, shall be authorized to sell (whether in individual transactions or a series of transactions, with or without the involvement of a broker or other intermediary) all or a portion of the Portfolio Company Securities prior to the liquidation of the Fund at such times and in such manner as the Investment Adviser or, if applicable, the Sub</w:t>
      </w:r>
      <w:del w:id="375" w:author="Comparação" w:date="2026-02-02T16:14:00Z" w16du:dateUtc="2026-02-02T19:14:00Z">
        <w:r>
          <w:delText>-</w:delText>
        </w:r>
      </w:del>
      <w:ins w:id="376" w:author="Comparação" w:date="2026-02-02T16:14:00Z" w16du:dateUtc="2026-02-02T19:14:00Z">
        <w:r>
          <w:t>‑</w:t>
        </w:r>
      </w:ins>
      <w:r>
        <w:t>Adviser, determines in its sole discretion to be most advantageous to the Fund. If a Sub</w:t>
      </w:r>
      <w:del w:id="377" w:author="Comparação" w:date="2026-02-02T16:14:00Z" w16du:dateUtc="2026-02-02T19:14:00Z">
        <w:r>
          <w:delText>-</w:delText>
        </w:r>
      </w:del>
      <w:ins w:id="378" w:author="Comparação" w:date="2026-02-02T16:14:00Z" w16du:dateUtc="2026-02-02T19:14:00Z">
        <w:r>
          <w:t>‑</w:t>
        </w:r>
      </w:ins>
      <w:r>
        <w:t>Adviser is identified on Exhibit A, the Fund shall also use investment advisory services provided by the Sub</w:t>
      </w:r>
      <w:del w:id="379" w:author="Comparação" w:date="2026-02-02T16:14:00Z" w16du:dateUtc="2026-02-02T19:14:00Z">
        <w:r>
          <w:delText>-</w:delText>
        </w:r>
      </w:del>
      <w:ins w:id="380" w:author="Comparação" w:date="2026-02-02T16:14:00Z" w16du:dateUtc="2026-02-02T19:14:00Z">
        <w:r>
          <w:t>‑</w:t>
        </w:r>
      </w:ins>
      <w:r>
        <w:t>Adviser, as a sub</w:t>
      </w:r>
      <w:del w:id="381" w:author="Comparação" w:date="2026-02-02T16:14:00Z" w16du:dateUtc="2026-02-02T19:14:00Z">
        <w:r>
          <w:delText>-</w:delText>
        </w:r>
      </w:del>
      <w:ins w:id="382" w:author="Comparação" w:date="2026-02-02T16:14:00Z" w16du:dateUtc="2026-02-02T19:14:00Z">
        <w:r>
          <w:t>‑</w:t>
        </w:r>
      </w:ins>
      <w:r>
        <w:t>adviser of the Fund, in connection with identifying, negotiating and effecting investment opportunities for the Fund, upon the terms and conditions set forth herein.</w:t>
      </w:r>
      <w:ins w:id="383" w:author="Comparação" w:date="2026-02-02T16:14:00Z" w16du:dateUtc="2026-02-02T19:14:00Z">
        <w:r>
          <w:br/>
        </w:r>
        <w:r>
          <w:br/>
          <w:t>Notwithstanding the foregoing, in the event that an investment recommendation or a corporate action vote (including any recommendation or determination concerning how or when to vote, sell or otherwise dispose of Portfolio Company Securities or economic rights) involves a material conflict of interest — which for purposes of this Section 5.4.1 includes situations where the Fund Lead, the Investment Adviser or any Sub‑Adviser has a direct or indirect economic interest adverse to the Fund — the Investment A</w:t>
        </w:r>
        <w:r>
          <w:t>dviser or, if applicable, the Sub‑Adviser (and the General Partner to the extent acting on their advice) shall obtain the prior approval of the Limited Partners' Advisory Committee (LPAC) or, if no LPAC exists, the approval of a Majority‑in‑Interest of the Limited Partners, before acting on such recommendation or implementing such vote or transaction.</w:t>
        </w:r>
      </w:ins>
    </w:p>
    <w:sectPr w:rsidR="003903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83312308">
    <w:abstractNumId w:val="8"/>
  </w:num>
  <w:num w:numId="2" w16cid:durableId="1556160553">
    <w:abstractNumId w:val="6"/>
  </w:num>
  <w:num w:numId="3" w16cid:durableId="34627366">
    <w:abstractNumId w:val="5"/>
  </w:num>
  <w:num w:numId="4" w16cid:durableId="1934972715">
    <w:abstractNumId w:val="4"/>
  </w:num>
  <w:num w:numId="5" w16cid:durableId="1279797715">
    <w:abstractNumId w:val="7"/>
  </w:num>
  <w:num w:numId="6" w16cid:durableId="1596939526">
    <w:abstractNumId w:val="3"/>
  </w:num>
  <w:num w:numId="7" w16cid:durableId="608778930">
    <w:abstractNumId w:val="2"/>
  </w:num>
  <w:num w:numId="8" w16cid:durableId="1891183201">
    <w:abstractNumId w:val="1"/>
  </w:num>
  <w:num w:numId="9" w16cid:durableId="1332834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D4A"/>
    <w:rsid w:val="0015074B"/>
    <w:rsid w:val="0029639D"/>
    <w:rsid w:val="00326F90"/>
    <w:rsid w:val="00390321"/>
    <w:rsid w:val="008C6FEB"/>
    <w:rsid w:val="00921025"/>
    <w:rsid w:val="00AA1D8D"/>
    <w:rsid w:val="00B47730"/>
    <w:rsid w:val="00CB0664"/>
    <w:rsid w:val="00E06812"/>
    <w:rsid w:val="00E35B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35F0938-030A-4430-8B78-A54FC8565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o">
    <w:name w:val="Revision"/>
    <w:hidden/>
    <w:uiPriority w:val="99"/>
    <w:semiHidden/>
    <w:rsid w:val="008C6F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12435</Words>
  <Characters>67154</Characters>
  <Application>Microsoft Office Word</Application>
  <DocSecurity>0</DocSecurity>
  <Lines>559</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Costa | Spectra Investimentos</cp:lastModifiedBy>
  <cp:revision>1</cp:revision>
  <dcterms:created xsi:type="dcterms:W3CDTF">2013-12-23T23:15:00Z</dcterms:created>
  <dcterms:modified xsi:type="dcterms:W3CDTF">2026-02-02T19:14:00Z</dcterms:modified>
  <cp:category/>
</cp:coreProperties>
</file>