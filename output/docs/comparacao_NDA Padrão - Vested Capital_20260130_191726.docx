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3C856" w14:textId="77777777" w:rsidR="003755F0" w:rsidRDefault="005D65A8">
      <w:r>
        <w:rPr>
          <w:b/>
        </w:rPr>
        <w:t>[CLÁUSULA 001]</w:t>
      </w:r>
    </w:p>
    <w:p w14:paraId="27B952E0" w14:textId="77777777" w:rsidR="003755F0" w:rsidRDefault="005D65A8">
      <w:r>
        <w:t>Cláusula 1 -</w:t>
      </w:r>
    </w:p>
    <w:p w14:paraId="0BAD27BB" w14:textId="77777777" w:rsidR="003755F0" w:rsidRDefault="005D65A8">
      <w:ins w:id="0" w:author="Comparação" w:date="2026-01-30T19:17:00Z" w16du:dateUtc="2026-01-30T22:17:00Z">
        <w:r>
          <w:t>Exclusão da Definição de Informação Confidencial.</w:t>
        </w:r>
        <w:r>
          <w:br/>
        </w:r>
        <w:r>
          <w:br/>
        </w:r>
      </w:ins>
      <w:r>
        <w:t>Exclusão da Definição de Informação Confidencial.</w:t>
      </w:r>
      <w:r>
        <w:br/>
      </w:r>
      <w:r>
        <w:t xml:space="preserve"> Para os fins deste Acordo, não será considerada Informação Confidencial aquela que: </w:t>
      </w:r>
      <w:r>
        <w:br/>
        <w:t xml:space="preserve">(i) for de conhecimento público ou se tornar de conhecimento público sem culpa da Parte Receptora; </w:t>
      </w:r>
      <w:r>
        <w:br/>
        <w:t>(ii) for comprovadamente de conhecimento da Parte Receptora antes de ter sido compartilhada pela Parte Reveladora ou seus respectivos assessores e representantes; e</w:t>
      </w:r>
      <w:r>
        <w:br/>
        <w:t>(iii) for divulgada à Parte Receptora por terceiros que não guardem qualquer relação com a Transação e, simultaneamente, não estejam sujeitos à qualquer obrigaçã</w:t>
      </w:r>
      <w:r>
        <w:t>o de confidencialidade nos termos deste contrato</w:t>
      </w:r>
      <w:ins w:id="1" w:author="Comparação" w:date="2026-01-30T19:17:00Z" w16du:dateUtc="2026-01-30T22:17:00Z">
        <w:r>
          <w:t>;</w:t>
        </w:r>
        <w:r>
          <w:br/>
          <w:t>(v) informações desenvolvidas independentemente pela Parte sem acesso ou uso das Informações Confidenciais fornecidas</w:t>
        </w:r>
      </w:ins>
      <w:r>
        <w:t>.</w:t>
      </w:r>
    </w:p>
    <w:p w14:paraId="0CD9E7EF" w14:textId="77777777" w:rsidR="003755F0" w:rsidRDefault="005D65A8">
      <w:r>
        <w:rPr>
          <w:i/>
        </w:rPr>
        <w:t>--- Fim da Cláusula 1 ---</w:t>
      </w:r>
    </w:p>
    <w:p w14:paraId="1EA37BBE" w14:textId="77777777" w:rsidR="003755F0" w:rsidRDefault="003755F0"/>
    <w:p w14:paraId="00CED92E" w14:textId="77777777" w:rsidR="003755F0" w:rsidRDefault="005D65A8">
      <w:r>
        <w:rPr>
          <w:b/>
        </w:rPr>
        <w:t>[CLÁUSULA 002]</w:t>
      </w:r>
    </w:p>
    <w:p w14:paraId="1A6E732F" w14:textId="77777777" w:rsidR="003755F0" w:rsidRDefault="005D65A8">
      <w:r>
        <w:t>Cláusula 2 -</w:t>
      </w:r>
    </w:p>
    <w:p w14:paraId="1A4591C4" w14:textId="24B92C69" w:rsidR="003755F0" w:rsidRDefault="005D65A8">
      <w:ins w:id="2" w:author="Comparação" w:date="2026-01-30T19:17:00Z" w16du:dateUtc="2026-01-30T22:17:00Z">
        <w:r>
          <w:t>Informações Confidenciais.</w:t>
        </w:r>
        <w:r>
          <w:br/>
        </w:r>
        <w:r>
          <w:br/>
        </w:r>
      </w:ins>
      <w:r>
        <w:t>Informações Confidenciais.</w:t>
      </w:r>
      <w:r>
        <w:br/>
        <w:t xml:space="preserve"> Serão consideradas confidenciais as seguintes informações (“Informação(ões) Confidencial(is)”):</w:t>
      </w:r>
      <w:r>
        <w:br/>
        <w:t>(i) a existência de entendimentos entre as Partes com relação à eventual Transação;</w:t>
      </w:r>
      <w:r>
        <w:br/>
        <w:t>(ii) todos os termos e condições negociados pelas Partes no contexto de uma eventual Transação;</w:t>
      </w:r>
      <w:r>
        <w:br/>
        <w:t xml:space="preserve">(iii) toda e qualquer informação relativa as </w:t>
      </w:r>
      <w:del w:id="3" w:author="Comparação" w:date="2026-01-30T19:17:00Z" w16du:dateUtc="2026-01-30T22:17:00Z">
        <w:r>
          <w:delText>partes</w:delText>
        </w:r>
      </w:del>
      <w:ins w:id="4" w:author="Comparação" w:date="2026-01-30T19:17:00Z" w16du:dateUtc="2026-01-30T22:17:00Z">
        <w:r>
          <w:t>Partes</w:t>
        </w:r>
      </w:ins>
      <w:r>
        <w:t xml:space="preserve"> e seus negócios, inclusive informações sobre sociedades, fundos ou sociedades investidas de fundos em que a </w:t>
      </w:r>
      <w:del w:id="5" w:author="Comparação" w:date="2026-01-30T19:17:00Z" w16du:dateUtc="2026-01-30T22:17:00Z">
        <w:r>
          <w:delText>parte</w:delText>
        </w:r>
      </w:del>
      <w:ins w:id="6" w:author="Comparação" w:date="2026-01-30T19:17:00Z" w16du:dateUtc="2026-01-30T22:17:00Z">
        <w:r>
          <w:t>Parte</w:t>
        </w:r>
      </w:ins>
      <w:r>
        <w:t xml:space="preserve"> participe na qualidade de sócia, acionista ou gestora, que venham a ser disponibilizadas uma para a outra </w:t>
      </w:r>
      <w:del w:id="7" w:author="Comparação" w:date="2026-01-30T19:17:00Z" w16du:dateUtc="2026-01-30T22:17:00Z">
        <w:r>
          <w:delText>e seus familiares, por qualquer assessor ou representante de cada parte,</w:delText>
        </w:r>
      </w:del>
      <w:ins w:id="8" w:author="Comparação" w:date="2026-01-30T19:17:00Z" w16du:dateUtc="2026-01-30T22:17:00Z">
        <w:r>
          <w:t>por seus Representantes (para fins deste Acordo, "Representantes" significam exclusivamente conselheiros, diretores e empregados diretamente envolvidos na avaliação desta oportunidade e que tenham necessidade efetiva de conhecimento das Informações Confidenciais),</w:t>
        </w:r>
      </w:ins>
      <w:r>
        <w:t xml:space="preserve"> tais como, entre outras, informações de natureza comercial, técnica, jurídica, financeira, operacional, ambiental, administrativa, mercadológica e econômica;</w:t>
      </w:r>
      <w:r>
        <w:br/>
        <w:t xml:space="preserve">(v) todo e qualquer material que venha a ser produzido pelas </w:t>
      </w:r>
      <w:del w:id="9" w:author="Comparação" w:date="2026-01-30T19:17:00Z" w16du:dateUtc="2026-01-30T22:17:00Z">
        <w:r>
          <w:delText>partes</w:delText>
        </w:r>
      </w:del>
      <w:ins w:id="10" w:author="Comparação" w:date="2026-01-30T19:17:00Z" w16du:dateUtc="2026-01-30T22:17:00Z">
        <w:r>
          <w:t>Partes</w:t>
        </w:r>
      </w:ins>
      <w:r>
        <w:t xml:space="preserve"> ou qualquer de seus representantes com base em Informação Confidencial ou mediante a utilização de Informação Confidencial.</w:t>
      </w:r>
    </w:p>
    <w:p w14:paraId="79F5DA50" w14:textId="77777777" w:rsidR="003755F0" w:rsidRDefault="005D65A8">
      <w:r>
        <w:rPr>
          <w:i/>
        </w:rPr>
        <w:lastRenderedPageBreak/>
        <w:t>--- Fim da Cláusula 2 ---</w:t>
      </w:r>
    </w:p>
    <w:p w14:paraId="67C529E8" w14:textId="77777777" w:rsidR="003755F0" w:rsidRDefault="003755F0"/>
    <w:p w14:paraId="11E58EAA" w14:textId="77777777" w:rsidR="003755F0" w:rsidRDefault="005D65A8">
      <w:r>
        <w:rPr>
          <w:b/>
        </w:rPr>
        <w:t>[CLÁUSULA 003]</w:t>
      </w:r>
    </w:p>
    <w:p w14:paraId="2E9EBA05" w14:textId="77777777" w:rsidR="003755F0" w:rsidRDefault="005D65A8">
      <w:r>
        <w:t>Cláusula 3 -</w:t>
      </w:r>
    </w:p>
    <w:p w14:paraId="1A531661" w14:textId="4143A931" w:rsidR="003755F0" w:rsidRDefault="005D65A8">
      <w:r>
        <w:t>Tratamento de dados.</w:t>
      </w:r>
      <w:del w:id="11" w:author="Comparação" w:date="2026-01-30T19:17:00Z" w16du:dateUtc="2026-01-30T22:17:00Z">
        <w:r>
          <w:delText xml:space="preserve"> </w:delText>
        </w:r>
      </w:del>
      <w:ins w:id="12" w:author="Comparação" w:date="2026-01-30T19:17:00Z" w16du:dateUtc="2026-01-30T22:17:00Z">
        <w:r>
          <w:br/>
        </w:r>
      </w:ins>
      <w:r>
        <w:br/>
        <w:t>Para fins do que consta nesta cláusula e seguintes, “Dados Pessoais” se refere a qualquer informação relacionada aos representantes</w:t>
      </w:r>
      <w:del w:id="13" w:author="Comparação" w:date="2026-01-30T19:17:00Z" w16du:dateUtc="2026-01-30T22:17:00Z">
        <w:r>
          <w:delText xml:space="preserve"> legais da </w:delText>
        </w:r>
      </w:del>
      <w:ins w:id="14" w:author="Comparação" w:date="2026-01-30T19:17:00Z" w16du:dateUtc="2026-01-30T22:17:00Z">
        <w:r>
          <w:t xml:space="preserve">, empregados, assessores e terceiros vinculados à </w:t>
        </w:r>
      </w:ins>
      <w:r>
        <w:t>Parte Reveladora</w:t>
      </w:r>
      <w:del w:id="15" w:author="Comparação" w:date="2026-01-30T19:17:00Z" w16du:dateUtc="2026-01-30T22:17:00Z">
        <w:r>
          <w:delText>.</w:delText>
        </w:r>
      </w:del>
      <w:ins w:id="16" w:author="Comparação" w:date="2026-01-30T19:17:00Z" w16du:dateUtc="2026-01-30T22:17:00Z">
        <w:r>
          <w:t>, inclusive dados cadastrais, financeiros e de operações, bem como aos seus representantes legais.</w:t>
        </w:r>
        <w:r>
          <w:br/>
        </w:r>
      </w:ins>
      <w:r>
        <w:br/>
        <w:t xml:space="preserve">Nos termos da Lei </w:t>
      </w:r>
      <w:ins w:id="17" w:author="Comparação" w:date="2026-01-30T19:17:00Z" w16du:dateUtc="2026-01-30T22:17:00Z">
        <w:r>
          <w:t xml:space="preserve">nº </w:t>
        </w:r>
      </w:ins>
      <w:r>
        <w:t xml:space="preserve">13.709/2018 </w:t>
      </w:r>
      <w:del w:id="18" w:author="Comparação" w:date="2026-01-30T19:17:00Z" w16du:dateUtc="2026-01-30T22:17:00Z">
        <w:r>
          <w:delText>(“</w:delText>
        </w:r>
      </w:del>
      <w:ins w:id="19" w:author="Comparação" w:date="2026-01-30T19:17:00Z" w16du:dateUtc="2026-01-30T22:17:00Z">
        <w:r>
          <w:t>(</w:t>
        </w:r>
      </w:ins>
      <w:r>
        <w:t xml:space="preserve">Lei Geral de Proteção de </w:t>
      </w:r>
      <w:del w:id="20" w:author="Comparação" w:date="2026-01-30T19:17:00Z" w16du:dateUtc="2026-01-30T22:17:00Z">
        <w:r>
          <w:delText>Dado”),</w:delText>
        </w:r>
      </w:del>
      <w:ins w:id="21" w:author="Comparação" w:date="2026-01-30T19:17:00Z" w16du:dateUtc="2026-01-30T22:17:00Z">
        <w:r>
          <w:t>Dados – LGPD),</w:t>
        </w:r>
      </w:ins>
      <w:r>
        <w:t xml:space="preserve"> a Parte Receptora, bem como seus </w:t>
      </w:r>
      <w:del w:id="22" w:author="Comparação" w:date="2026-01-30T19:17:00Z" w16du:dateUtc="2026-01-30T22:17:00Z">
        <w:r>
          <w:delText>representes legais</w:delText>
        </w:r>
      </w:del>
      <w:ins w:id="23" w:author="Comparação" w:date="2026-01-30T19:17:00Z" w16du:dateUtc="2026-01-30T22:17:00Z">
        <w:r>
          <w:t>representantes,</w:t>
        </w:r>
      </w:ins>
      <w:r>
        <w:t xml:space="preserve"> reconhecem </w:t>
      </w:r>
      <w:del w:id="24" w:author="Comparação" w:date="2026-01-30T19:17:00Z" w16du:dateUtc="2026-01-30T22:17:00Z">
        <w:r>
          <w:delText>deverá</w:delText>
        </w:r>
      </w:del>
      <w:ins w:id="25" w:author="Comparação" w:date="2026-01-30T19:17:00Z" w16du:dateUtc="2026-01-30T22:17:00Z">
        <w:r>
          <w:t>e deverão</w:t>
        </w:r>
      </w:ins>
      <w:r>
        <w:t xml:space="preserve"> realizar o tratamento de Dados Pessoais </w:t>
      </w:r>
      <w:del w:id="26" w:author="Comparação" w:date="2026-01-30T19:17:00Z" w16du:dateUtc="2026-01-30T22:17:00Z">
        <w:r>
          <w:delText xml:space="preserve">(conforme abaixo definido) </w:delText>
        </w:r>
      </w:del>
      <w:r>
        <w:t xml:space="preserve">com finalidades </w:t>
      </w:r>
      <w:del w:id="27" w:author="Comparação" w:date="2026-01-30T19:17:00Z" w16du:dateUtc="2026-01-30T22:17:00Z">
        <w:r>
          <w:delText>especificas</w:delText>
        </w:r>
      </w:del>
      <w:ins w:id="28" w:author="Comparação" w:date="2026-01-30T19:17:00Z" w16du:dateUtc="2026-01-30T22:17:00Z">
        <w:r>
          <w:t>específicas</w:t>
        </w:r>
      </w:ins>
      <w:r>
        <w:t xml:space="preserve"> e de acordo com as bases legais previstas na </w:t>
      </w:r>
      <w:del w:id="29" w:author="Comparação" w:date="2026-01-30T19:17:00Z" w16du:dateUtc="2026-01-30T22:17:00Z">
        <w:r>
          <w:delText xml:space="preserve">respectiva Lei Geral de Proteção de Dados, como por exemplo: para o exercício regular de direitos e para a proteção do crédito, bem como, para a </w:delText>
        </w:r>
      </w:del>
      <w:ins w:id="30" w:author="Comparação" w:date="2026-01-30T19:17:00Z" w16du:dateUtc="2026-01-30T22:17:00Z">
        <w:r>
          <w:t xml:space="preserve">LGPD, incluindo, sem prejuízo de outras aplicáveis: (i) </w:t>
        </w:r>
      </w:ins>
      <w:r>
        <w:t xml:space="preserve">execução </w:t>
      </w:r>
      <w:ins w:id="31" w:author="Comparação" w:date="2026-01-30T19:17:00Z" w16du:dateUtc="2026-01-30T22:17:00Z">
        <w:r>
          <w:t xml:space="preserve">do presente Acordo e </w:t>
        </w:r>
      </w:ins>
      <w:r>
        <w:t>dos contratos firmados entre as Partes</w:t>
      </w:r>
      <w:del w:id="32" w:author="Comparação" w:date="2026-01-30T19:17:00Z" w16du:dateUtc="2026-01-30T22:17:00Z">
        <w:r>
          <w:delText>, sem que necessário, para o</w:delText>
        </w:r>
      </w:del>
      <w:ins w:id="33" w:author="Comparação" w:date="2026-01-30T19:17:00Z" w16du:dateUtc="2026-01-30T22:17:00Z">
        <w:r>
          <w:t>; (ii)</w:t>
        </w:r>
      </w:ins>
      <w:r>
        <w:t xml:space="preserve"> cumprimento </w:t>
      </w:r>
      <w:del w:id="34" w:author="Comparação" w:date="2026-01-30T19:17:00Z" w16du:dateUtc="2026-01-30T22:17:00Z">
        <w:r>
          <w:delText>das obrigações legais e regulatórias</w:delText>
        </w:r>
      </w:del>
      <w:ins w:id="35" w:author="Comparação" w:date="2026-01-30T19:17:00Z" w16du:dateUtc="2026-01-30T22:17:00Z">
        <w:r>
          <w:t>de obrigação legal</w:t>
        </w:r>
      </w:ins>
      <w:r>
        <w:t xml:space="preserve"> ou</w:t>
      </w:r>
      <w:del w:id="36" w:author="Comparação" w:date="2026-01-30T19:17:00Z" w16du:dateUtc="2026-01-30T22:17:00Z">
        <w:r>
          <w:delText>, para qualquer outra finalidade, desde que o</w:delText>
        </w:r>
      </w:del>
      <w:ins w:id="37" w:author="Comparação" w:date="2026-01-30T19:17:00Z" w16du:dateUtc="2026-01-30T22:17:00Z">
        <w:r>
          <w:t xml:space="preserve"> regulatória; (iii) exercício regular de direitos; (iv) proteção do crédito; (v) atendimento ao legítimo interesse da Parte Receptora quando devidamente fundamentado; e (vi) mediante</w:t>
        </w:r>
      </w:ins>
      <w:r>
        <w:t xml:space="preserve"> consentimento do titular</w:t>
      </w:r>
      <w:del w:id="38" w:author="Comparação" w:date="2026-01-30T19:17:00Z" w16du:dateUtc="2026-01-30T22:17:00Z">
        <w:r>
          <w:delText xml:space="preserve"> seja coletado, o</w:delText>
        </w:r>
      </w:del>
      <w:ins w:id="39" w:author="Comparação" w:date="2026-01-30T19:17:00Z" w16du:dateUtc="2026-01-30T22:17:00Z">
        <w:r>
          <w:t>, quando exigido pela LGPD. O</w:t>
        </w:r>
      </w:ins>
      <w:r>
        <w:t xml:space="preserve"> tratamento </w:t>
      </w:r>
      <w:del w:id="40" w:author="Comparação" w:date="2026-01-30T19:17:00Z" w16du:dateUtc="2026-01-30T22:17:00Z">
        <w:r>
          <w:delText xml:space="preserve">estará condicionado à manifestação livre, informada e inequívoca do titular. </w:delText>
        </w:r>
      </w:del>
      <w:ins w:id="41" w:author="Comparação" w:date="2026-01-30T19:17:00Z" w16du:dateUtc="2026-01-30T22:17:00Z">
        <w:r>
          <w:t>será limitado às finalidades previstas neste Acordo e aos dados estritamente necessários para tais finalidades, observados os princípios e garantias previstos na LGPD.</w:t>
        </w:r>
        <w:r>
          <w:br/>
        </w:r>
      </w:ins>
      <w:r>
        <w:br/>
        <w:t>A Parte Receptora</w:t>
      </w:r>
      <w:del w:id="42" w:author="Comparação" w:date="2026-01-30T19:17:00Z" w16du:dateUtc="2026-01-30T22:17:00Z">
        <w:r>
          <w:delText>, tanto quanto</w:delText>
        </w:r>
      </w:del>
      <w:ins w:id="43" w:author="Comparação" w:date="2026-01-30T19:17:00Z" w16du:dateUtc="2026-01-30T22:17:00Z">
        <w:r>
          <w:t xml:space="preserve"> e</w:t>
        </w:r>
      </w:ins>
      <w:r>
        <w:t xml:space="preserve"> seus representantes </w:t>
      </w:r>
      <w:del w:id="44" w:author="Comparação" w:date="2026-01-30T19:17:00Z" w16du:dateUtc="2026-01-30T22:17:00Z">
        <w:r>
          <w:delText xml:space="preserve">legais </w:delText>
        </w:r>
      </w:del>
      <w:r>
        <w:t xml:space="preserve">estão cientes de </w:t>
      </w:r>
      <w:del w:id="45" w:author="Comparação" w:date="2026-01-30T19:17:00Z" w16du:dateUtc="2026-01-30T22:17:00Z">
        <w:r>
          <w:delText>deverão, conforme o caso</w:delText>
        </w:r>
      </w:del>
      <w:ins w:id="46" w:author="Comparação" w:date="2026-01-30T19:17:00Z" w16du:dateUtc="2026-01-30T22:17:00Z">
        <w:r>
          <w:t>que poderão, quando aplicável</w:t>
        </w:r>
      </w:ins>
      <w:r>
        <w:t>, tratar, coletar, armazenar e compartilhar as Informações Confidenciais</w:t>
      </w:r>
      <w:del w:id="47" w:author="Comparação" w:date="2026-01-30T19:17:00Z" w16du:dateUtc="2026-01-30T22:17:00Z">
        <w:r>
          <w:delText xml:space="preserve">, quando aplicável, </w:delText>
        </w:r>
      </w:del>
      <w:ins w:id="48" w:author="Comparação" w:date="2026-01-30T19:17:00Z" w16du:dateUtc="2026-01-30T22:17:00Z">
        <w:r>
          <w:t xml:space="preserve"> e </w:t>
        </w:r>
      </w:ins>
      <w:r>
        <w:t xml:space="preserve">os Dados Pessoais </w:t>
      </w:r>
      <w:del w:id="49" w:author="Comparação" w:date="2026-01-30T19:17:00Z" w16du:dateUtc="2026-01-30T22:17:00Z">
        <w:r>
          <w:delText>e informações cadastrais, financeiras e de operações ativas e passivas e serviços contratados para</w:delText>
        </w:r>
      </w:del>
      <w:ins w:id="50" w:author="Comparação" w:date="2026-01-30T19:17:00Z" w16du:dateUtc="2026-01-30T22:17:00Z">
        <w:r>
          <w:t>para</w:t>
        </w:r>
      </w:ins>
      <w:r>
        <w:t xml:space="preserve">: (a) assegurar </w:t>
      </w:r>
      <w:del w:id="51" w:author="Comparação" w:date="2026-01-30T19:17:00Z" w16du:dateUtc="2026-01-30T22:17:00Z">
        <w:r>
          <w:delText xml:space="preserve">a </w:delText>
        </w:r>
      </w:del>
      <w:r>
        <w:t>adequada identificação, autenticação e qualificação; (b)</w:t>
      </w:r>
      <w:ins w:id="52" w:author="Comparação" w:date="2026-01-30T19:17:00Z" w16du:dateUtc="2026-01-30T22:17:00Z">
        <w:r>
          <w:t xml:space="preserve"> </w:t>
        </w:r>
      </w:ins>
      <w:r>
        <w:t xml:space="preserve">analisar risco de crédito; (c) proporcionar maior segurança e prevenir fraudes; (d) </w:t>
      </w:r>
      <w:del w:id="53" w:author="Comparação" w:date="2026-01-30T19:17:00Z" w16du:dateUtc="2026-01-30T22:17:00Z">
        <w:r>
          <w:delText>empecer</w:delText>
        </w:r>
      </w:del>
      <w:ins w:id="54" w:author="Comparação" w:date="2026-01-30T19:17:00Z" w16du:dateUtc="2026-01-30T22:17:00Z">
        <w:r>
          <w:t>prevenir</w:t>
        </w:r>
      </w:ins>
      <w:r>
        <w:t xml:space="preserve"> atos relacionados à lavagem de dinheiro</w:t>
      </w:r>
      <w:del w:id="55" w:author="Comparação" w:date="2026-01-30T19:17:00Z" w16du:dateUtc="2026-01-30T22:17:00Z">
        <w:r>
          <w:delText>, bem como</w:delText>
        </w:r>
      </w:del>
      <w:ins w:id="56" w:author="Comparação" w:date="2026-01-30T19:17:00Z" w16du:dateUtc="2026-01-30T22:17:00Z">
        <w:r>
          <w:t xml:space="preserve"> e</w:t>
        </w:r>
      </w:ins>
      <w:r>
        <w:t xml:space="preserve"> outros atos ilícitos; (e) propor </w:t>
      </w:r>
      <w:del w:id="57" w:author="Comparação" w:date="2026-01-30T19:17:00Z" w16du:dateUtc="2026-01-30T22:17:00Z">
        <w:r>
          <w:delText>negociação</w:delText>
        </w:r>
      </w:del>
      <w:ins w:id="58" w:author="Comparação" w:date="2026-01-30T19:17:00Z" w16du:dateUtc="2026-01-30T22:17:00Z">
        <w:r>
          <w:t>negociações</w:t>
        </w:r>
      </w:ins>
      <w:r>
        <w:t xml:space="preserve"> e serviços adequados e relevantes aos </w:t>
      </w:r>
      <w:del w:id="59" w:author="Comparação" w:date="2026-01-30T19:17:00Z" w16du:dateUtc="2026-01-30T22:17:00Z">
        <w:r>
          <w:delText xml:space="preserve">seus </w:delText>
        </w:r>
      </w:del>
      <w:r>
        <w:t xml:space="preserve">interesses </w:t>
      </w:r>
      <w:del w:id="60" w:author="Comparação" w:date="2026-01-30T19:17:00Z" w16du:dateUtc="2026-01-30T22:17:00Z">
        <w:r>
          <w:delText xml:space="preserve">e necessidades de acordo com o perfil </w:delText>
        </w:r>
      </w:del>
      <w:r>
        <w:t>da Parte Reveladora</w:t>
      </w:r>
      <w:del w:id="61" w:author="Comparação" w:date="2026-01-30T19:17:00Z" w16du:dateUtc="2026-01-30T22:17:00Z">
        <w:r>
          <w:delText xml:space="preserve"> e/ou de seus representantes legais</w:delText>
        </w:r>
      </w:del>
      <w:r>
        <w:t xml:space="preserve">; e (f) demais hipóteses </w:t>
      </w:r>
      <w:del w:id="62" w:author="Comparação" w:date="2026-01-30T19:17:00Z" w16du:dateUtc="2026-01-30T22:17:00Z">
        <w:r>
          <w:delText>baseadas em finalidades legitimas, como prestação de serviços em benefício da Parte Reveladora e/ou de seus representantes legais</w:delText>
        </w:r>
      </w:del>
      <w:ins w:id="63" w:author="Comparação" w:date="2026-01-30T19:17:00Z" w16du:dateUtc="2026-01-30T22:17:00Z">
        <w:r>
          <w:t>compatíveis com as finalidades legítimas deste Acordo</w:t>
        </w:r>
      </w:ins>
      <w:r>
        <w:t xml:space="preserve">, sempre </w:t>
      </w:r>
      <w:del w:id="64" w:author="Comparação" w:date="2026-01-30T19:17:00Z" w16du:dateUtc="2026-01-30T22:17:00Z">
        <w:r>
          <w:delText>com a</w:delText>
        </w:r>
      </w:del>
      <w:ins w:id="65" w:author="Comparação" w:date="2026-01-30T19:17:00Z" w16du:dateUtc="2026-01-30T22:17:00Z">
        <w:r>
          <w:t>em</w:t>
        </w:r>
      </w:ins>
      <w:r>
        <w:t xml:space="preserve"> estrita observância à </w:t>
      </w:r>
      <w:del w:id="66" w:author="Comparação" w:date="2026-01-30T19:17:00Z" w16du:dateUtc="2026-01-30T22:17:00Z">
        <w:r>
          <w:delText>Lei Geral de Proteção de</w:delText>
        </w:r>
      </w:del>
      <w:ins w:id="67" w:author="Comparação" w:date="2026-01-30T19:17:00Z" w16du:dateUtc="2026-01-30T22:17:00Z">
        <w:r>
          <w:t>LGPD.</w:t>
        </w:r>
        <w:r>
          <w:br/>
        </w:r>
        <w:r>
          <w:br/>
          <w:t>Os</w:t>
        </w:r>
      </w:ins>
      <w:r>
        <w:t xml:space="preserve"> Dados</w:t>
      </w:r>
      <w:del w:id="68" w:author="Comparação" w:date="2026-01-30T19:17:00Z" w16du:dateUtc="2026-01-30T22:17:00Z">
        <w:r>
          <w:delText>,.</w:delText>
        </w:r>
      </w:del>
      <w:ins w:id="69" w:author="Comparação" w:date="2026-01-30T19:17:00Z" w16du:dateUtc="2026-01-30T22:17:00Z">
        <w:r>
          <w:t xml:space="preserve"> Pessoais serão mantidos apenas pelo período necessário ao cumprimento das </w:t>
        </w:r>
        <w:r>
          <w:lastRenderedPageBreak/>
          <w:t xml:space="preserve">finalidades deste Acordo, observada a duração da vigência deste Acordo e pelo período adicional de 12 (doze) meses contados do seu término, salvo obrigação legal ou regulatória que exija prazo diverso. Após o decurso dos prazos aplicáveis, os Dados Pessoais serão eliminados ou anonimizados, salvo quando a manutenção for exigida por obrigação legal ou regulatória ou necessária para exercício regular de direitos ou para fins de defesa </w:t>
        </w:r>
        <w:r>
          <w:t>em processo judicial ou administrativo, caso em que poderão ser bloqueados, por prazo compatível com tais finalidades.</w:t>
        </w:r>
        <w:r>
          <w:br/>
        </w:r>
        <w:r>
          <w:br/>
          <w:t>O compartilhamento de Dados Pessoais com terceiros ocorrerá somente na medida necessária para as finalidades previstas neste Acordo, mediante cláusulas contratuais que garantam nível adequado de proteção, observando-se as disposições da LGPD e assegurando medidas técnicas e administrativas para proteção dos dados.</w:t>
        </w:r>
      </w:ins>
    </w:p>
    <w:sectPr w:rsidR="003755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1180398">
    <w:abstractNumId w:val="8"/>
  </w:num>
  <w:num w:numId="2" w16cid:durableId="1218785041">
    <w:abstractNumId w:val="6"/>
  </w:num>
  <w:num w:numId="3" w16cid:durableId="1492719556">
    <w:abstractNumId w:val="5"/>
  </w:num>
  <w:num w:numId="4" w16cid:durableId="743800099">
    <w:abstractNumId w:val="4"/>
  </w:num>
  <w:num w:numId="5" w16cid:durableId="11802440">
    <w:abstractNumId w:val="7"/>
  </w:num>
  <w:num w:numId="6" w16cid:durableId="149447429">
    <w:abstractNumId w:val="3"/>
  </w:num>
  <w:num w:numId="7" w16cid:durableId="1957981205">
    <w:abstractNumId w:val="2"/>
  </w:num>
  <w:num w:numId="8" w16cid:durableId="1901281090">
    <w:abstractNumId w:val="1"/>
  </w:num>
  <w:num w:numId="9" w16cid:durableId="216017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5F0"/>
    <w:rsid w:val="00521385"/>
    <w:rsid w:val="0054477B"/>
    <w:rsid w:val="005D65A8"/>
    <w:rsid w:val="00777E05"/>
    <w:rsid w:val="008E6C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92BBB6C-792E-400A-A460-3144411C0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o">
    <w:name w:val="Revision"/>
    <w:hidden/>
    <w:uiPriority w:val="99"/>
    <w:semiHidden/>
    <w:rsid w:val="005D65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910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Costa | Spectra Investimentos</cp:lastModifiedBy>
  <cp:revision>1</cp:revision>
  <dcterms:created xsi:type="dcterms:W3CDTF">2013-12-23T23:15:00Z</dcterms:created>
  <dcterms:modified xsi:type="dcterms:W3CDTF">2026-01-30T22:17:00Z</dcterms:modified>
  <cp:category/>
</cp:coreProperties>
</file>