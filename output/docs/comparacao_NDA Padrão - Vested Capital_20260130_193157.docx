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9D3" w14:textId="77777777" w:rsidR="00AE6799" w:rsidRDefault="00C06360">
      <w:r>
        <w:rPr>
          <w:b/>
        </w:rPr>
        <w:t>[CLÁUSULA 001]</w:t>
      </w:r>
    </w:p>
    <w:p w14:paraId="29002F68" w14:textId="77777777" w:rsidR="00AE6799" w:rsidRDefault="00C06360">
      <w:r>
        <w:t>Cláusula 1 -</w:t>
      </w:r>
    </w:p>
    <w:p w14:paraId="072774C3" w14:textId="28EC4979" w:rsidR="00AE6799" w:rsidRDefault="00C06360">
      <w:ins w:id="0" w:author="Comparação" w:date="2026-01-30T19:32:00Z" w16du:dateUtc="2026-01-30T22:32:00Z">
        <w:r>
          <w:t>Exclusão da Definição de Informação Confidencial.</w:t>
        </w:r>
        <w:r>
          <w:br/>
        </w:r>
        <w:r>
          <w:br/>
        </w:r>
      </w:ins>
      <w:r>
        <w:t>Exclusão da Definição de Informação Confidencial.</w:t>
      </w:r>
      <w:r>
        <w:br/>
      </w:r>
      <w:r>
        <w:t xml:space="preserve"> Para os fins deste Acordo, não será considerada Informação Confidencial aquela que: </w:t>
      </w:r>
      <w:r>
        <w:br/>
        <w:t xml:space="preserve">(i) for de conhecimento público ou se tornar de conhecimento público sem culpa da Parte Receptora; </w:t>
      </w:r>
      <w:r>
        <w:br/>
        <w:t xml:space="preserve">(ii) for comprovadamente de conhecimento da Parte Receptora antes de ter sido compartilhada pela Parte Reveladora ou seus respectivos assessores e representantes; </w:t>
      </w:r>
      <w:del w:id="1" w:author="Comparação" w:date="2026-01-30T19:32:00Z" w16du:dateUtc="2026-01-30T22:32:00Z">
        <w:r>
          <w:delText>e</w:delText>
        </w:r>
      </w:del>
      <w:r>
        <w:br/>
        <w:t>(iii) for divulgada à Parte Receptora por terceiros que não guardem qualquer relação com a Transação e, simultaneamente, não estejam sujeitos à qualquer obrigação de confidencialidade nos termos deste contrato</w:t>
      </w:r>
      <w:ins w:id="2" w:author="Comparação" w:date="2026-01-30T19:32:00Z" w16du:dateUtc="2026-01-30T22:32:00Z">
        <w:r>
          <w:t>; e</w:t>
        </w:r>
        <w:r>
          <w:br/>
          <w:t>(v) informações desenvolvidas independentemente pela Parte sem acesso ou uso das Informações Confidenciais fornecidas</w:t>
        </w:r>
      </w:ins>
      <w:r>
        <w:t>.</w:t>
      </w:r>
    </w:p>
    <w:p w14:paraId="0FB7175D" w14:textId="77777777" w:rsidR="00AE6799" w:rsidRDefault="00C06360">
      <w:r>
        <w:rPr>
          <w:i/>
        </w:rPr>
        <w:t>--- Fim da Cláusula 1 ---</w:t>
      </w:r>
    </w:p>
    <w:p w14:paraId="7E07F8F0" w14:textId="77777777" w:rsidR="00AE6799" w:rsidRDefault="00AE6799"/>
    <w:p w14:paraId="12E60B32" w14:textId="77777777" w:rsidR="00AE6799" w:rsidRDefault="00C06360">
      <w:r>
        <w:rPr>
          <w:b/>
        </w:rPr>
        <w:t>[CLÁUSULA 002]</w:t>
      </w:r>
    </w:p>
    <w:p w14:paraId="1E484852" w14:textId="77777777" w:rsidR="00AE6799" w:rsidRDefault="00C06360">
      <w:r>
        <w:t>Cláusula 2 -</w:t>
      </w:r>
    </w:p>
    <w:p w14:paraId="560B2C62" w14:textId="192FE2C0" w:rsidR="00AE6799" w:rsidRDefault="00C06360">
      <w:ins w:id="3" w:author="Comparação" w:date="2026-01-30T19:32:00Z" w16du:dateUtc="2026-01-30T22:32:00Z">
        <w:r>
          <w:t>Informações Confidenciais.</w:t>
        </w:r>
        <w:r>
          <w:br/>
        </w:r>
        <w:r>
          <w:br/>
        </w:r>
      </w:ins>
      <w:r>
        <w:t>Informações Confidenciais.</w:t>
      </w:r>
      <w:r>
        <w:br/>
        <w:t xml:space="preserve"> Serão consideradas confidenciais as seguintes informações (“Informação(ões) Confidencial(is)”):</w:t>
      </w:r>
      <w:r>
        <w:br/>
        <w:t>(i) a existência de entendimentos entre as Partes com relação à eventual Transação;</w:t>
      </w:r>
      <w:r>
        <w:br/>
        <w:t>(ii) todos os termos e condições negociados pelas Partes no contexto de uma eventual Transação;</w:t>
      </w:r>
      <w:r>
        <w:br/>
        <w:t xml:space="preserve">(iii) toda e qualquer informação relativa </w:t>
      </w:r>
      <w:del w:id="4" w:author="Comparação" w:date="2026-01-30T19:32:00Z" w16du:dateUtc="2026-01-30T22:32:00Z">
        <w:r>
          <w:delText>as</w:delText>
        </w:r>
      </w:del>
      <w:ins w:id="5" w:author="Comparação" w:date="2026-01-30T19:32:00Z" w16du:dateUtc="2026-01-30T22:32:00Z">
        <w:r>
          <w:t>às</w:t>
        </w:r>
      </w:ins>
      <w:r>
        <w:t xml:space="preserve"> partes e seus negócios, inclusive informações sobre sociedades, fundos ou sociedades investidas de fundos em que a parte participe na qualidade de sócia, acionista ou gestora, que venham a ser disponibilizadas uma para a outra </w:t>
      </w:r>
      <w:del w:id="6" w:author="Comparação" w:date="2026-01-30T19:32:00Z" w16du:dateUtc="2026-01-30T22:32:00Z">
        <w:r>
          <w:delText>e seus familiares, por qualquer assessor ou representante de cada parte</w:delText>
        </w:r>
      </w:del>
      <w:ins w:id="7" w:author="Comparação" w:date="2026-01-30T19:32:00Z" w16du:dateUtc="2026-01-30T22:32:00Z">
        <w:r>
          <w:t>por qualquer um de seus Representantes, entendendo-se por "Representantes" exclusivamente conselheiros, diretores e empregados diretamente envolvidos na avaliação desta oportunidade específica e que tenham necessidade efetiva de conhecimento das Informações Confidenciais</w:t>
        </w:r>
      </w:ins>
      <w:r>
        <w:t>, tais como, entre outras, informações de natureza comercial, técnica, jurídica, financeira, operacional, ambiental, administrativa, mercadológica e econômica;</w:t>
      </w:r>
      <w:r>
        <w:br/>
        <w:t xml:space="preserve">(v) todo e qualquer material que venha a ser produzido pelas partes ou qualquer de seus </w:t>
      </w:r>
      <w:r>
        <w:lastRenderedPageBreak/>
        <w:t>representantes com base em Informação Confidencial ou mediante a utilização de Informação Confidencial.</w:t>
      </w:r>
    </w:p>
    <w:p w14:paraId="05B28718" w14:textId="77777777" w:rsidR="00AE6799" w:rsidRDefault="00C06360">
      <w:r>
        <w:rPr>
          <w:i/>
        </w:rPr>
        <w:t>--- Fim da Cláusula 2 ---</w:t>
      </w:r>
    </w:p>
    <w:p w14:paraId="2CF54EE1" w14:textId="77777777" w:rsidR="00AE6799" w:rsidRDefault="00AE6799"/>
    <w:p w14:paraId="59DFD931" w14:textId="77777777" w:rsidR="00AE6799" w:rsidRDefault="00C06360">
      <w:r>
        <w:rPr>
          <w:b/>
        </w:rPr>
        <w:t>[CLÁUSULA 003]</w:t>
      </w:r>
    </w:p>
    <w:p w14:paraId="7B9C0344" w14:textId="77777777" w:rsidR="00AE6799" w:rsidRDefault="00C06360">
      <w:r>
        <w:t>Cláusula 3 -</w:t>
      </w:r>
    </w:p>
    <w:p w14:paraId="2B363912" w14:textId="286820EB" w:rsidR="00AE6799" w:rsidRDefault="00C06360">
      <w:r>
        <w:t>Tratamento de dados.</w:t>
      </w:r>
      <w:ins w:id="8" w:author="Comparação" w:date="2026-01-30T19:32:00Z" w16du:dateUtc="2026-01-30T22:32:00Z">
        <w:r>
          <w:br/>
        </w:r>
        <w:r>
          <w:br/>
          <w:t>Tratamento de dados.</w:t>
        </w:r>
      </w:ins>
      <w:r>
        <w:t xml:space="preserve"> </w:t>
      </w:r>
      <w:r>
        <w:br/>
        <w:t>Para fins do que consta nesta cláusula e seguintes, “Dados Pessoais” se refere a qualquer informação relacionada aos representantes</w:t>
      </w:r>
      <w:del w:id="9" w:author="Comparação" w:date="2026-01-30T19:32:00Z" w16du:dateUtc="2026-01-30T22:32:00Z">
        <w:r>
          <w:delText xml:space="preserve"> legais da </w:delText>
        </w:r>
      </w:del>
      <w:ins w:id="10" w:author="Comparação" w:date="2026-01-30T19:32:00Z" w16du:dateUtc="2026-01-30T22:32:00Z">
        <w:r>
          <w:t xml:space="preserve">, empregados, prepostos, consultores, assessores e demais terceiros vinculados à </w:t>
        </w:r>
      </w:ins>
      <w:r>
        <w:t>Parte Reveladora</w:t>
      </w:r>
      <w:ins w:id="11" w:author="Comparação" w:date="2026-01-30T19:32:00Z" w16du:dateUtc="2026-01-30T22:32:00Z">
        <w:r>
          <w:t>, inclusive dados cadastrais, financeiros e de contato</w:t>
        </w:r>
      </w:ins>
      <w:r>
        <w:t>.</w:t>
      </w:r>
      <w:r>
        <w:br/>
        <w:t xml:space="preserve">Nos termos da Lei </w:t>
      </w:r>
      <w:ins w:id="12" w:author="Comparação" w:date="2026-01-30T19:32:00Z" w16du:dateUtc="2026-01-30T22:32:00Z">
        <w:r>
          <w:t xml:space="preserve">n.º </w:t>
        </w:r>
      </w:ins>
      <w:r>
        <w:t xml:space="preserve">13.709/2018 (“Lei Geral de Proteção de </w:t>
      </w:r>
      <w:del w:id="13" w:author="Comparação" w:date="2026-01-30T19:32:00Z" w16du:dateUtc="2026-01-30T22:32:00Z">
        <w:r>
          <w:delText>Dado</w:delText>
        </w:r>
      </w:del>
      <w:ins w:id="14" w:author="Comparação" w:date="2026-01-30T19:32:00Z" w16du:dateUtc="2026-01-30T22:32:00Z">
        <w:r>
          <w:t>Dados</w:t>
        </w:r>
      </w:ins>
      <w:r>
        <w:t xml:space="preserve">”), a Parte Receptora, bem como seus </w:t>
      </w:r>
      <w:del w:id="15" w:author="Comparação" w:date="2026-01-30T19:32:00Z" w16du:dateUtc="2026-01-30T22:32:00Z">
        <w:r>
          <w:delText>representes</w:delText>
        </w:r>
      </w:del>
      <w:ins w:id="16" w:author="Comparação" w:date="2026-01-30T19:32:00Z" w16du:dateUtc="2026-01-30T22:32:00Z">
        <w:r>
          <w:t>representantes</w:t>
        </w:r>
      </w:ins>
      <w:r>
        <w:t xml:space="preserve"> legais</w:t>
      </w:r>
      <w:ins w:id="17" w:author="Comparação" w:date="2026-01-30T19:32:00Z" w16du:dateUtc="2026-01-30T22:32:00Z">
        <w:r>
          <w:t>,</w:t>
        </w:r>
      </w:ins>
      <w:r>
        <w:t xml:space="preserve"> reconhecem </w:t>
      </w:r>
      <w:ins w:id="18" w:author="Comparação" w:date="2026-01-30T19:32:00Z" w16du:dateUtc="2026-01-30T22:32:00Z">
        <w:r>
          <w:t xml:space="preserve">que </w:t>
        </w:r>
      </w:ins>
      <w:r>
        <w:t xml:space="preserve">deverá realizar o tratamento de Dados Pessoais </w:t>
      </w:r>
      <w:del w:id="19" w:author="Comparação" w:date="2026-01-30T19:32:00Z" w16du:dateUtc="2026-01-30T22:32:00Z">
        <w:r>
          <w:delText xml:space="preserve">(conforme abaixo definido) com </w:delText>
        </w:r>
      </w:del>
      <w:ins w:id="20" w:author="Comparação" w:date="2026-01-30T19:32:00Z" w16du:dateUtc="2026-01-30T22:32:00Z">
        <w:r>
          <w:t xml:space="preserve">para </w:t>
        </w:r>
      </w:ins>
      <w:r>
        <w:t xml:space="preserve">finalidades </w:t>
      </w:r>
      <w:del w:id="21" w:author="Comparação" w:date="2026-01-30T19:32:00Z" w16du:dateUtc="2026-01-30T22:32:00Z">
        <w:r>
          <w:delText>especificas</w:delText>
        </w:r>
      </w:del>
      <w:ins w:id="22" w:author="Comparação" w:date="2026-01-30T19:32:00Z" w16du:dateUtc="2026-01-30T22:32:00Z">
        <w:r>
          <w:t>específicas</w:t>
        </w:r>
      </w:ins>
      <w:r>
        <w:t xml:space="preserve"> e </w:t>
      </w:r>
      <w:del w:id="23" w:author="Comparação" w:date="2026-01-30T19:32:00Z" w16du:dateUtc="2026-01-30T22:32:00Z">
        <w:r>
          <w:delText xml:space="preserve">de acordo </w:delText>
        </w:r>
      </w:del>
      <w:r>
        <w:t xml:space="preserve">com </w:t>
      </w:r>
      <w:del w:id="24" w:author="Comparação" w:date="2026-01-30T19:32:00Z" w16du:dateUtc="2026-01-30T22:32:00Z">
        <w:r>
          <w:delText>as</w:delText>
        </w:r>
      </w:del>
      <w:ins w:id="25" w:author="Comparação" w:date="2026-01-30T19:32:00Z" w16du:dateUtc="2026-01-30T22:32:00Z">
        <w:r>
          <w:t>observância das</w:t>
        </w:r>
      </w:ins>
      <w:r>
        <w:t xml:space="preserve"> bases legais previstas na </w:t>
      </w:r>
      <w:del w:id="26" w:author="Comparação" w:date="2026-01-30T19:32:00Z" w16du:dateUtc="2026-01-30T22:32:00Z">
        <w:r>
          <w:delText xml:space="preserve">respectiva Lei Geral de Proteção de Dados, como por exemplo: para o exercício regular de direitos e para a proteção do crédito, bem como, para a </w:delText>
        </w:r>
      </w:del>
      <w:ins w:id="27" w:author="Comparação" w:date="2026-01-30T19:32:00Z" w16du:dateUtc="2026-01-30T22:32:00Z">
        <w:r>
          <w:t xml:space="preserve">referida Lei, incluindo, sem limitação: (i) </w:t>
        </w:r>
      </w:ins>
      <w:r>
        <w:t xml:space="preserve">execução </w:t>
      </w:r>
      <w:del w:id="28" w:author="Comparação" w:date="2026-01-30T19:32:00Z" w16du:dateUtc="2026-01-30T22:32:00Z">
        <w:r>
          <w:delText>dos contratos firmados</w:delText>
        </w:r>
      </w:del>
      <w:ins w:id="29" w:author="Comparação" w:date="2026-01-30T19:32:00Z" w16du:dateUtc="2026-01-30T22:32:00Z">
        <w:r>
          <w:t>de contrato</w:t>
        </w:r>
      </w:ins>
      <w:r>
        <w:t xml:space="preserve"> entre as Partes</w:t>
      </w:r>
      <w:del w:id="30" w:author="Comparação" w:date="2026-01-30T19:32:00Z" w16du:dateUtc="2026-01-30T22:32:00Z">
        <w:r>
          <w:delText>, sem que necessário, para o</w:delText>
        </w:r>
      </w:del>
      <w:ins w:id="31" w:author="Comparação" w:date="2026-01-30T19:32:00Z" w16du:dateUtc="2026-01-30T22:32:00Z">
        <w:r>
          <w:t>; (ii)</w:t>
        </w:r>
      </w:ins>
      <w:r>
        <w:t xml:space="preserve"> cumprimento </w:t>
      </w:r>
      <w:del w:id="32" w:author="Comparação" w:date="2026-01-30T19:32:00Z" w16du:dateUtc="2026-01-30T22:32:00Z">
        <w:r>
          <w:delText>das obrigações legais e regulatórias</w:delText>
        </w:r>
      </w:del>
      <w:ins w:id="33" w:author="Comparação" w:date="2026-01-30T19:32:00Z" w16du:dateUtc="2026-01-30T22:32:00Z">
        <w:r>
          <w:t>de obrigação legal</w:t>
        </w:r>
      </w:ins>
      <w:r>
        <w:t xml:space="preserve"> ou</w:t>
      </w:r>
      <w:del w:id="34" w:author="Comparação" w:date="2026-01-30T19:32:00Z" w16du:dateUtc="2026-01-30T22:32:00Z">
        <w:r>
          <w:delText>, para qualquer outra finalidade, desde que o</w:delText>
        </w:r>
      </w:del>
      <w:ins w:id="35" w:author="Comparação" w:date="2026-01-30T19:32:00Z" w16du:dateUtc="2026-01-30T22:32:00Z">
        <w:r>
          <w:t xml:space="preserve"> regulatória; (iii) exercício regular de direitos; (iv) proteção do crédito; (v)</w:t>
        </w:r>
      </w:ins>
      <w:r>
        <w:t xml:space="preserve"> consentimento do titular</w:t>
      </w:r>
      <w:del w:id="36" w:author="Comparação" w:date="2026-01-30T19:32:00Z" w16du:dateUtc="2026-01-30T22:32:00Z">
        <w:r>
          <w:delText xml:space="preserve"> seja coletado, o tratamento estará condicionado à manifestação livre, informada</w:delText>
        </w:r>
      </w:del>
      <w:ins w:id="37" w:author="Comparação" w:date="2026-01-30T19:32:00Z" w16du:dateUtc="2026-01-30T22:32:00Z">
        <w:r>
          <w:t>;</w:t>
        </w:r>
      </w:ins>
      <w:r>
        <w:t xml:space="preserve"> e </w:t>
      </w:r>
      <w:del w:id="38" w:author="Comparação" w:date="2026-01-30T19:32:00Z" w16du:dateUtc="2026-01-30T22:32:00Z">
        <w:r>
          <w:delText xml:space="preserve">inequívoca do titular. </w:delText>
        </w:r>
        <w:r>
          <w:br/>
          <w:delText xml:space="preserve">A Parte Receptora, tanto quanto seus representantes legais estão cientes de deverão, conforme o caso, tratar, coletar, armazenar e compartilhar as </w:delText>
        </w:r>
      </w:del>
      <w:ins w:id="39" w:author="Comparação" w:date="2026-01-30T19:32:00Z" w16du:dateUtc="2026-01-30T22:32:00Z">
        <w:r>
          <w:t xml:space="preserve">(vi) legítimo interesse, quando houver adequada avaliação de balanceamento entre os interesses da Parte Receptora e os direitos do titular. Tais tratamentos poderão incluir, quando aplicável, coleta, armazenamento, compartilhamento e conservação de </w:t>
        </w:r>
      </w:ins>
      <w:r>
        <w:t>Informações Confidenciais</w:t>
      </w:r>
      <w:del w:id="40" w:author="Comparação" w:date="2026-01-30T19:32:00Z" w16du:dateUtc="2026-01-30T22:32:00Z">
        <w:r>
          <w:delText xml:space="preserve">, quando aplicável, os </w:delText>
        </w:r>
      </w:del>
      <w:ins w:id="41" w:author="Comparação" w:date="2026-01-30T19:32:00Z" w16du:dateUtc="2026-01-30T22:32:00Z">
        <w:r>
          <w:t xml:space="preserve"> e </w:t>
        </w:r>
      </w:ins>
      <w:r>
        <w:t xml:space="preserve">Dados Pessoais </w:t>
      </w:r>
      <w:del w:id="42" w:author="Comparação" w:date="2026-01-30T19:32:00Z" w16du:dateUtc="2026-01-30T22:32:00Z">
        <w:r>
          <w:delText xml:space="preserve">e informações cadastrais, financeiras e de operações ativas e passivas e serviços contratados </w:delText>
        </w:r>
      </w:del>
      <w:r>
        <w:t xml:space="preserve">para: (a) assegurar </w:t>
      </w:r>
      <w:del w:id="43" w:author="Comparação" w:date="2026-01-30T19:32:00Z" w16du:dateUtc="2026-01-30T22:32:00Z">
        <w:r>
          <w:delText xml:space="preserve">a </w:delText>
        </w:r>
      </w:del>
      <w:r>
        <w:t>adequada identificação, autenticação e qualificação; (b)</w:t>
      </w:r>
      <w:ins w:id="44" w:author="Comparação" w:date="2026-01-30T19:32:00Z" w16du:dateUtc="2026-01-30T22:32:00Z">
        <w:r>
          <w:t xml:space="preserve"> </w:t>
        </w:r>
      </w:ins>
      <w:r>
        <w:t xml:space="preserve">analisar risco de crédito; (c) proporcionar maior segurança e prevenir fraudes; (d) </w:t>
      </w:r>
      <w:del w:id="45" w:author="Comparação" w:date="2026-01-30T19:32:00Z" w16du:dateUtc="2026-01-30T22:32:00Z">
        <w:r>
          <w:delText>empecer</w:delText>
        </w:r>
      </w:del>
      <w:ins w:id="46" w:author="Comparação" w:date="2026-01-30T19:32:00Z" w16du:dateUtc="2026-01-30T22:32:00Z">
        <w:r>
          <w:t>impedir</w:t>
        </w:r>
      </w:ins>
      <w:r>
        <w:t xml:space="preserve"> atos relacionados à lavagem de dinheiro</w:t>
      </w:r>
      <w:del w:id="47" w:author="Comparação" w:date="2026-01-30T19:32:00Z" w16du:dateUtc="2026-01-30T22:32:00Z">
        <w:r>
          <w:delText>, bem como</w:delText>
        </w:r>
      </w:del>
      <w:ins w:id="48" w:author="Comparação" w:date="2026-01-30T19:32:00Z" w16du:dateUtc="2026-01-30T22:32:00Z">
        <w:r>
          <w:t xml:space="preserve"> e</w:t>
        </w:r>
      </w:ins>
      <w:r>
        <w:t xml:space="preserve"> outros </w:t>
      </w:r>
      <w:del w:id="49" w:author="Comparação" w:date="2026-01-30T19:32:00Z" w16du:dateUtc="2026-01-30T22:32:00Z">
        <w:r>
          <w:delText xml:space="preserve">atos </w:delText>
        </w:r>
      </w:del>
      <w:r>
        <w:t xml:space="preserve">ilícitos; (e) propor </w:t>
      </w:r>
      <w:del w:id="50" w:author="Comparação" w:date="2026-01-30T19:32:00Z" w16du:dateUtc="2026-01-30T22:32:00Z">
        <w:r>
          <w:delText>negociação</w:delText>
        </w:r>
      </w:del>
      <w:ins w:id="51" w:author="Comparação" w:date="2026-01-30T19:32:00Z" w16du:dateUtc="2026-01-30T22:32:00Z">
        <w:r>
          <w:t>negociações</w:t>
        </w:r>
      </w:ins>
      <w:r>
        <w:t xml:space="preserve"> e serviços adequados </w:t>
      </w:r>
      <w:del w:id="52" w:author="Comparação" w:date="2026-01-30T19:32:00Z" w16du:dateUtc="2026-01-30T22:32:00Z">
        <w:r>
          <w:delText>e relevantes aos seus interesses e necessidades de acordo com o</w:delText>
        </w:r>
      </w:del>
      <w:ins w:id="53" w:author="Comparação" w:date="2026-01-30T19:32:00Z" w16du:dateUtc="2026-01-30T22:32:00Z">
        <w:r>
          <w:t>ao</w:t>
        </w:r>
      </w:ins>
      <w:r>
        <w:t xml:space="preserve"> perfil da Parte Reveladora e/ou de seus representantes</w:t>
      </w:r>
      <w:del w:id="54" w:author="Comparação" w:date="2026-01-30T19:32:00Z" w16du:dateUtc="2026-01-30T22:32:00Z">
        <w:r>
          <w:delText xml:space="preserve"> legais</w:delText>
        </w:r>
      </w:del>
      <w:r>
        <w:t xml:space="preserve">; e (f) demais </w:t>
      </w:r>
      <w:del w:id="55" w:author="Comparação" w:date="2026-01-30T19:32:00Z" w16du:dateUtc="2026-01-30T22:32:00Z">
        <w:r>
          <w:delText xml:space="preserve">hipóteses baseadas em </w:delText>
        </w:r>
      </w:del>
      <w:r>
        <w:t xml:space="preserve">finalidades </w:t>
      </w:r>
      <w:del w:id="56" w:author="Comparação" w:date="2026-01-30T19:32:00Z" w16du:dateUtc="2026-01-30T22:32:00Z">
        <w:r>
          <w:delText>legitimas, como</w:delText>
        </w:r>
      </w:del>
      <w:ins w:id="57" w:author="Comparação" w:date="2026-01-30T19:32:00Z" w16du:dateUtc="2026-01-30T22:32:00Z">
        <w:r>
          <w:t>legítimas relacionadas à</w:t>
        </w:r>
      </w:ins>
      <w:r>
        <w:t xml:space="preserve"> prestação de serviços em benefício da Parte Reveladora e/ou de seus representantes</w:t>
      </w:r>
      <w:del w:id="58" w:author="Comparação" w:date="2026-01-30T19:32:00Z" w16du:dateUtc="2026-01-30T22:32:00Z">
        <w:r>
          <w:delText xml:space="preserve"> legais</w:delText>
        </w:r>
      </w:del>
      <w:r>
        <w:t xml:space="preserve">, sempre com </w:t>
      </w:r>
      <w:del w:id="59" w:author="Comparação" w:date="2026-01-30T19:32:00Z" w16du:dateUtc="2026-01-30T22:32:00Z">
        <w:r>
          <w:delText xml:space="preserve">a </w:delText>
        </w:r>
      </w:del>
      <w:r>
        <w:t xml:space="preserve">estrita observância </w:t>
      </w:r>
      <w:del w:id="60" w:author="Comparação" w:date="2026-01-30T19:32:00Z" w16du:dateUtc="2026-01-30T22:32:00Z">
        <w:r>
          <w:delText>à Lei Geral de Proteção de Dados,.</w:delText>
        </w:r>
      </w:del>
      <w:ins w:id="61" w:author="Comparação" w:date="2026-01-30T19:32:00Z" w16du:dateUtc="2026-01-30T22:32:00Z">
        <w:r>
          <w:t>da Lei Geral de Proteção de Dados e das demais normas aplicáveis.</w:t>
        </w:r>
        <w:r>
          <w:br/>
          <w:t xml:space="preserve">Os Dados Pessoais serão tratados somente na medida do necessário para as finalidades </w:t>
        </w:r>
        <w:r>
          <w:lastRenderedPageBreak/>
          <w:t>acima descritas e serão retidos pela Parte Receptora pelo prazo de vigência deste Acordo e, após seu término, por mais 12 (doze) meses, ressalvadas hipóteses de conservação exigidas por lei ou regulamento. Após o término do prazo de retenção aplicável, os Dados Pessoais serão eliminados ou tornados anonimizados, salvo quando a sua manutenção for exigida por f</w:t>
        </w:r>
        <w:r>
          <w:t>orça de lei ou para exercício regular de direitos. A Parte Receptora adotará medidas técnicas e administrativas adequadas para proteger os Dados Pessoais contra acesso não autorizado, perda, alteração ou divulgação indevida.</w:t>
        </w:r>
      </w:ins>
    </w:p>
    <w:sectPr w:rsidR="00AE6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520426">
    <w:abstractNumId w:val="8"/>
  </w:num>
  <w:num w:numId="2" w16cid:durableId="126363917">
    <w:abstractNumId w:val="6"/>
  </w:num>
  <w:num w:numId="3" w16cid:durableId="1080910588">
    <w:abstractNumId w:val="5"/>
  </w:num>
  <w:num w:numId="4" w16cid:durableId="1275673372">
    <w:abstractNumId w:val="4"/>
  </w:num>
  <w:num w:numId="5" w16cid:durableId="1513884372">
    <w:abstractNumId w:val="7"/>
  </w:num>
  <w:num w:numId="6" w16cid:durableId="1770151563">
    <w:abstractNumId w:val="3"/>
  </w:num>
  <w:num w:numId="7" w16cid:durableId="2072074685">
    <w:abstractNumId w:val="2"/>
  </w:num>
  <w:num w:numId="8" w16cid:durableId="147334227">
    <w:abstractNumId w:val="1"/>
  </w:num>
  <w:num w:numId="9" w16cid:durableId="55728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A2D"/>
    <w:rsid w:val="00391AD5"/>
    <w:rsid w:val="006E54CC"/>
    <w:rsid w:val="0083747A"/>
    <w:rsid w:val="00AA1D8D"/>
    <w:rsid w:val="00AE6799"/>
    <w:rsid w:val="00B47730"/>
    <w:rsid w:val="00C063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FF1B3B6-AE89-4D89-B840-A925D625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C063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855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2026-01-30T22:32:00Z</dcterms:modified>
  <cp:category/>
</cp:coreProperties>
</file>